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0997" w:rsidRDefault="00EC0997">
      <w:pPr>
        <w:spacing w:beforeLines="50" w:before="120" w:afterLines="50" w:after="120" w:line="360" w:lineRule="exact"/>
        <w:jc w:val="center"/>
        <w:rPr>
          <w:rFonts w:ascii="Arial" w:eastAsia="黑体" w:hAnsi="黑体" w:cs="Arial"/>
          <w:b/>
          <w:sz w:val="36"/>
          <w:szCs w:val="36"/>
        </w:rPr>
      </w:pPr>
    </w:p>
    <w:p w:rsidR="00EC0997" w:rsidRDefault="006117A3">
      <w:pPr>
        <w:spacing w:beforeLines="50" w:before="120" w:afterLines="50" w:after="120" w:line="360" w:lineRule="exact"/>
        <w:jc w:val="center"/>
        <w:rPr>
          <w:rFonts w:ascii="黑体" w:eastAsia="黑体" w:hAnsi="黑体" w:cs="Arial"/>
          <w:b/>
          <w:sz w:val="36"/>
          <w:szCs w:val="36"/>
        </w:rPr>
      </w:pPr>
      <w:r>
        <w:rPr>
          <w:rFonts w:ascii="黑体" w:eastAsia="黑体" w:hAnsi="黑体" w:cs="Arial" w:hint="eastAsia"/>
          <w:b/>
          <w:sz w:val="36"/>
          <w:szCs w:val="36"/>
        </w:rPr>
        <w:t>照片排版处理程序的设计和实现</w:t>
      </w:r>
    </w:p>
    <w:p w:rsidR="00EC0997" w:rsidRDefault="00EC0997">
      <w:pPr>
        <w:spacing w:beforeLines="50" w:before="120" w:afterLines="50" w:after="120" w:line="360" w:lineRule="exact"/>
        <w:jc w:val="center"/>
        <w:rPr>
          <w:rFonts w:ascii="黑体" w:eastAsia="黑体" w:hAnsi="宋体"/>
          <w:sz w:val="36"/>
          <w:szCs w:val="36"/>
        </w:rPr>
      </w:pPr>
    </w:p>
    <w:p w:rsidR="00EC0997" w:rsidRDefault="006117A3">
      <w:pPr>
        <w:spacing w:beforeLines="50" w:before="120" w:afterLines="50" w:after="120" w:line="360" w:lineRule="exact"/>
        <w:jc w:val="center"/>
        <w:rPr>
          <w:rFonts w:ascii="黑体" w:eastAsia="黑体" w:hAnsi="宋体"/>
          <w:sz w:val="28"/>
          <w:szCs w:val="28"/>
        </w:rPr>
      </w:pPr>
      <w:r>
        <w:rPr>
          <w:rFonts w:ascii="黑体" w:eastAsia="黑体" w:hAnsi="宋体" w:hint="eastAsia"/>
          <w:sz w:val="28"/>
          <w:szCs w:val="28"/>
        </w:rPr>
        <w:t>摘 要</w:t>
      </w:r>
    </w:p>
    <w:p w:rsidR="00EC0997" w:rsidRDefault="006117A3">
      <w:pPr>
        <w:adjustRightInd/>
        <w:spacing w:beforeLines="50" w:before="120" w:line="360" w:lineRule="exact"/>
        <w:ind w:firstLineChars="200" w:firstLine="420"/>
        <w:textAlignment w:val="auto"/>
        <w:rPr>
          <w:rFonts w:ascii="宋体" w:hAnsi="宋体"/>
        </w:rPr>
      </w:pPr>
      <w:r>
        <w:rPr>
          <w:rFonts w:ascii="宋体" w:hAnsi="宋体" w:hint="eastAsia"/>
        </w:rPr>
        <w:t>随着我国社会经济与文化的不断进步与发展, 科技方面与艺术事业在很大程度上愈发蓬勃与繁荣, 这在摄影艺术中也有着充分的体现。</w:t>
      </w:r>
      <w:r>
        <w:rPr>
          <w:rFonts w:ascii="宋体" w:hAnsi="宋体"/>
        </w:rPr>
        <w:t>人们可以通过手机</w:t>
      </w:r>
      <w:r>
        <w:rPr>
          <w:rFonts w:ascii="宋体" w:hAnsi="宋体" w:hint="eastAsia"/>
        </w:rPr>
        <w:t>、平板、</w:t>
      </w:r>
      <w:r>
        <w:rPr>
          <w:rFonts w:ascii="宋体" w:hAnsi="宋体"/>
        </w:rPr>
        <w:t>数码相机等相关设备拍摄照片,并对照片进行系统的编辑</w:t>
      </w:r>
      <w:r>
        <w:rPr>
          <w:rFonts w:ascii="宋体" w:hAnsi="宋体" w:hint="eastAsia"/>
        </w:rPr>
        <w:t>、</w:t>
      </w:r>
      <w:r>
        <w:rPr>
          <w:rFonts w:ascii="宋体" w:hAnsi="宋体"/>
        </w:rPr>
        <w:t>排版</w:t>
      </w:r>
      <w:r>
        <w:rPr>
          <w:rFonts w:ascii="宋体" w:hAnsi="宋体" w:hint="eastAsia"/>
        </w:rPr>
        <w:t>、处理</w:t>
      </w:r>
      <w:r>
        <w:rPr>
          <w:rFonts w:ascii="宋体" w:hAnsi="宋体"/>
        </w:rPr>
        <w:t>，再进行</w:t>
      </w:r>
      <w:r>
        <w:rPr>
          <w:rFonts w:ascii="宋体" w:hAnsi="宋体" w:hint="eastAsia"/>
        </w:rPr>
        <w:t>保存留念</w:t>
      </w:r>
      <w:r>
        <w:rPr>
          <w:rFonts w:ascii="宋体" w:hAnsi="宋体"/>
        </w:rPr>
        <w:t>。</w:t>
      </w:r>
      <w:r>
        <w:rPr>
          <w:rFonts w:ascii="宋体" w:hAnsi="宋体" w:hint="eastAsia"/>
        </w:rPr>
        <w:t>相册作为照片留存的载体，它可以将人们在生活中的感知感触以及情感因素记录下来，系统地进行展现，因此人们对于制作相册的需求逐步提高。本</w:t>
      </w:r>
      <w:bookmarkStart w:id="0" w:name="_GoBack"/>
      <w:bookmarkEnd w:id="0"/>
      <w:r>
        <w:rPr>
          <w:rFonts w:ascii="宋体" w:hAnsi="宋体" w:hint="eastAsia"/>
        </w:rPr>
        <w:t>课题的软件--照片排版处理程序，就是为了满足大众这方面的需求，从而设计和开发的。</w:t>
      </w:r>
    </w:p>
    <w:p w:rsidR="00EC0997" w:rsidRDefault="006117A3">
      <w:pPr>
        <w:adjustRightInd/>
        <w:spacing w:beforeLines="50" w:before="120" w:line="360" w:lineRule="exact"/>
        <w:ind w:firstLineChars="200" w:firstLine="420"/>
        <w:textAlignment w:val="auto"/>
        <w:rPr>
          <w:rFonts w:ascii="宋体" w:hAnsi="宋体"/>
        </w:rPr>
      </w:pPr>
      <w:r>
        <w:rPr>
          <w:rFonts w:ascii="宋体" w:hAnsi="宋体"/>
        </w:rPr>
        <w:t>本</w:t>
      </w:r>
      <w:ins w:id="1" w:author="Windows 用户" w:date="2021-05-24T06:11:00Z">
        <w:r>
          <w:rPr>
            <w:rFonts w:ascii="宋体" w:hAnsi="宋体"/>
          </w:rPr>
          <w:t>论</w:t>
        </w:r>
      </w:ins>
      <w:r>
        <w:rPr>
          <w:rFonts w:ascii="宋体" w:hAnsi="宋体"/>
        </w:rPr>
        <w:t>文</w:t>
      </w:r>
      <w:r>
        <w:rPr>
          <w:rFonts w:ascii="宋体" w:hAnsi="宋体" w:hint="eastAsia"/>
        </w:rPr>
        <w:t>详</w:t>
      </w:r>
      <w:del w:id="2" w:author="Windows 用户" w:date="2021-05-24T06:09:00Z">
        <w:r w:rsidDel="006117A3">
          <w:rPr>
            <w:rFonts w:ascii="宋体" w:hAnsi="宋体" w:hint="eastAsia"/>
          </w:rPr>
          <w:delText>尽</w:delText>
        </w:r>
      </w:del>
      <w:ins w:id="3" w:author="Windows 用户" w:date="2021-05-24T06:09:00Z">
        <w:r>
          <w:rPr>
            <w:rFonts w:ascii="宋体" w:hAnsi="宋体" w:hint="eastAsia"/>
          </w:rPr>
          <w:t>细</w:t>
        </w:r>
      </w:ins>
      <w:r>
        <w:rPr>
          <w:rFonts w:ascii="宋体" w:hAnsi="宋体" w:hint="eastAsia"/>
        </w:rPr>
        <w:t>地</w:t>
      </w:r>
      <w:r>
        <w:rPr>
          <w:rFonts w:ascii="宋体" w:hAnsi="宋体"/>
        </w:rPr>
        <w:t>论述了</w:t>
      </w:r>
      <w:ins w:id="4" w:author="Windows 用户" w:date="2021-05-24T06:10:00Z">
        <w:r>
          <w:rPr>
            <w:rFonts w:ascii="宋体" w:hAnsi="宋体"/>
          </w:rPr>
          <w:t>一款</w:t>
        </w:r>
      </w:ins>
      <w:ins w:id="5" w:author="Windows 用户" w:date="2021-05-24T06:09:00Z">
        <w:r>
          <w:rPr>
            <w:rFonts w:ascii="宋体" w:hAnsi="宋体"/>
          </w:rPr>
          <w:t>我们开发的</w:t>
        </w:r>
      </w:ins>
      <w:r>
        <w:rPr>
          <w:rFonts w:ascii="宋体" w:hAnsi="宋体" w:hint="eastAsia"/>
        </w:rPr>
        <w:t>照片排版处理程序</w:t>
      </w:r>
      <w:r>
        <w:rPr>
          <w:rFonts w:ascii="宋体" w:hAnsi="宋体"/>
        </w:rPr>
        <w:t>的设计与实现。该软件是基于</w:t>
      </w:r>
      <w:r>
        <w:t>.NET</w:t>
      </w:r>
      <w:r>
        <w:rPr>
          <w:rFonts w:ascii="宋体" w:hAnsi="宋体"/>
        </w:rPr>
        <w:t>架构，利用</w:t>
      </w:r>
      <w:r>
        <w:t>C#</w:t>
      </w:r>
      <w:r>
        <w:rPr>
          <w:rFonts w:ascii="宋体" w:hAnsi="宋体"/>
        </w:rPr>
        <w:t>语言开发的</w:t>
      </w:r>
      <w:r>
        <w:rPr>
          <w:rFonts w:ascii="宋体" w:hAnsi="宋体" w:hint="eastAsia"/>
        </w:rPr>
        <w:t>Windows</w:t>
      </w:r>
      <w:r>
        <w:rPr>
          <w:rFonts w:ascii="宋体" w:hAnsi="宋体"/>
        </w:rPr>
        <w:t>窗体程序。</w:t>
      </w:r>
      <w:r w:rsidRPr="006117A3">
        <w:rPr>
          <w:rFonts w:ascii="宋体" w:hAnsi="宋体" w:hint="eastAsia"/>
          <w:color w:val="00B0F0"/>
          <w:rPrChange w:id="6" w:author="Windows 用户" w:date="2021-05-24T06:11:00Z">
            <w:rPr>
              <w:rFonts w:ascii="宋体" w:hAnsi="宋体" w:hint="eastAsia"/>
            </w:rPr>
          </w:rPrChange>
        </w:rPr>
        <w:t>本</w:t>
      </w:r>
      <w:del w:id="7" w:author="Windows 用户" w:date="2021-05-24T06:10:00Z">
        <w:r w:rsidRPr="006117A3" w:rsidDel="006117A3">
          <w:rPr>
            <w:rFonts w:ascii="宋体" w:hAnsi="宋体" w:hint="eastAsia"/>
            <w:color w:val="00B0F0"/>
            <w:rPrChange w:id="8" w:author="Windows 用户" w:date="2021-05-24T06:11:00Z">
              <w:rPr>
                <w:rFonts w:ascii="宋体" w:hAnsi="宋体" w:hint="eastAsia"/>
              </w:rPr>
            </w:rPrChange>
          </w:rPr>
          <w:delText>篇</w:delText>
        </w:r>
      </w:del>
      <w:r w:rsidRPr="006117A3">
        <w:rPr>
          <w:rFonts w:ascii="宋体" w:hAnsi="宋体" w:hint="eastAsia"/>
          <w:color w:val="00B0F0"/>
          <w:rPrChange w:id="9" w:author="Windows 用户" w:date="2021-05-24T06:11:00Z">
            <w:rPr>
              <w:rFonts w:ascii="宋体" w:hAnsi="宋体" w:hint="eastAsia"/>
            </w:rPr>
          </w:rPrChange>
        </w:rPr>
        <w:t>论文</w:t>
      </w:r>
      <w:r w:rsidRPr="006117A3">
        <w:rPr>
          <w:rFonts w:ascii="宋体" w:hAnsi="宋体"/>
          <w:color w:val="00B0F0"/>
          <w:rPrChange w:id="10" w:author="Windows 用户" w:date="2021-05-24T06:11:00Z">
            <w:rPr>
              <w:rFonts w:ascii="宋体" w:hAnsi="宋体"/>
            </w:rPr>
          </w:rPrChange>
        </w:rPr>
        <w:t>首先</w:t>
      </w:r>
      <w:r w:rsidRPr="006117A3">
        <w:rPr>
          <w:rFonts w:ascii="宋体" w:hAnsi="宋体" w:hint="eastAsia"/>
          <w:color w:val="00B0F0"/>
          <w:rPrChange w:id="11" w:author="Windows 用户" w:date="2021-05-24T06:11:00Z">
            <w:rPr>
              <w:rFonts w:ascii="宋体" w:hAnsi="宋体" w:hint="eastAsia"/>
            </w:rPr>
          </w:rPrChange>
        </w:rPr>
        <w:t>叙述</w:t>
      </w:r>
      <w:r w:rsidRPr="006117A3">
        <w:rPr>
          <w:rFonts w:ascii="宋体" w:hAnsi="宋体"/>
          <w:color w:val="00B0F0"/>
          <w:rPrChange w:id="12" w:author="Windows 用户" w:date="2021-05-24T06:11:00Z">
            <w:rPr>
              <w:rFonts w:ascii="宋体" w:hAnsi="宋体"/>
            </w:rPr>
          </w:rPrChange>
        </w:rPr>
        <w:t>了经过充分考虑大众对于相册排版的需求，</w:t>
      </w:r>
      <w:r w:rsidRPr="006117A3">
        <w:rPr>
          <w:rFonts w:ascii="宋体" w:hAnsi="宋体" w:hint="eastAsia"/>
          <w:color w:val="00B0F0"/>
          <w:rPrChange w:id="13" w:author="Windows 用户" w:date="2021-05-24T06:11:00Z">
            <w:rPr>
              <w:rFonts w:ascii="宋体" w:hAnsi="宋体" w:hint="eastAsia"/>
            </w:rPr>
          </w:rPrChange>
        </w:rPr>
        <w:t>以及</w:t>
      </w:r>
      <w:r w:rsidRPr="006117A3">
        <w:rPr>
          <w:rFonts w:ascii="宋体" w:hAnsi="宋体"/>
          <w:color w:val="00B0F0"/>
          <w:rPrChange w:id="14" w:author="Windows 用户" w:date="2021-05-24T06:11:00Z">
            <w:rPr>
              <w:rFonts w:ascii="宋体" w:hAnsi="宋体"/>
            </w:rPr>
          </w:rPrChange>
        </w:rPr>
        <w:t>结合</w:t>
      </w:r>
      <w:r w:rsidRPr="006117A3">
        <w:rPr>
          <w:rFonts w:ascii="宋体" w:hAnsi="宋体" w:hint="eastAsia"/>
          <w:color w:val="00B0F0"/>
          <w:rPrChange w:id="15" w:author="Windows 用户" w:date="2021-05-24T06:11:00Z">
            <w:rPr>
              <w:rFonts w:ascii="宋体" w:hAnsi="宋体" w:hint="eastAsia"/>
            </w:rPr>
          </w:rPrChange>
        </w:rPr>
        <w:t>了国内外</w:t>
      </w:r>
      <w:r w:rsidRPr="006117A3">
        <w:rPr>
          <w:rFonts w:ascii="宋体" w:hAnsi="宋体"/>
          <w:color w:val="00B0F0"/>
          <w:rPrChange w:id="16" w:author="Windows 用户" w:date="2021-05-24T06:11:00Z">
            <w:rPr>
              <w:rFonts w:ascii="宋体" w:hAnsi="宋体"/>
            </w:rPr>
          </w:rPrChange>
        </w:rPr>
        <w:t>不同相册排版软件的功能特点和趋势，对</w:t>
      </w:r>
      <w:r w:rsidRPr="006117A3">
        <w:rPr>
          <w:rFonts w:ascii="宋体" w:hAnsi="宋体" w:hint="eastAsia"/>
          <w:color w:val="00B0F0"/>
          <w:rPrChange w:id="17" w:author="Windows 用户" w:date="2021-05-24T06:11:00Z">
            <w:rPr>
              <w:rFonts w:ascii="宋体" w:hAnsi="宋体" w:hint="eastAsia"/>
            </w:rPr>
          </w:rPrChange>
        </w:rPr>
        <w:t>照片排版</w:t>
      </w:r>
      <w:r w:rsidRPr="006117A3">
        <w:rPr>
          <w:rFonts w:ascii="宋体" w:hAnsi="宋体"/>
          <w:color w:val="00B0F0"/>
          <w:rPrChange w:id="18" w:author="Windows 用户" w:date="2021-05-24T06:11:00Z">
            <w:rPr>
              <w:rFonts w:ascii="宋体" w:hAnsi="宋体"/>
            </w:rPr>
          </w:rPrChange>
        </w:rPr>
        <w:t>软件进行的细致的需求分析。</w:t>
      </w:r>
      <w:del w:id="19" w:author="Windows 用户" w:date="2021-05-24T06:12:00Z">
        <w:r w:rsidDel="006117A3">
          <w:rPr>
            <w:rFonts w:ascii="宋体" w:hAnsi="宋体" w:hint="eastAsia"/>
          </w:rPr>
          <w:delText>根据前期</w:delText>
        </w:r>
      </w:del>
      <w:ins w:id="20" w:author="Windows 用户" w:date="2021-05-24T06:12:00Z">
        <w:r>
          <w:rPr>
            <w:rFonts w:ascii="宋体" w:hAnsi="宋体" w:hint="eastAsia"/>
          </w:rPr>
          <w:t>在</w:t>
        </w:r>
      </w:ins>
      <w:r>
        <w:rPr>
          <w:rFonts w:ascii="宋体" w:hAnsi="宋体" w:hint="eastAsia"/>
        </w:rPr>
        <w:t>调研与</w:t>
      </w:r>
      <w:r>
        <w:rPr>
          <w:rFonts w:ascii="宋体" w:hAnsi="宋体"/>
        </w:rPr>
        <w:t>需求分析</w:t>
      </w:r>
      <w:ins w:id="21" w:author="Windows 用户" w:date="2021-05-24T06:12:00Z">
        <w:r>
          <w:rPr>
            <w:rFonts w:ascii="宋体" w:hAnsi="宋体"/>
          </w:rPr>
          <w:t>的基础上</w:t>
        </w:r>
      </w:ins>
      <w:r>
        <w:rPr>
          <w:rFonts w:ascii="宋体" w:hAnsi="宋体"/>
        </w:rPr>
        <w:t>，</w:t>
      </w:r>
      <w:ins w:id="22" w:author="Windows 用户" w:date="2021-05-24T06:12:00Z">
        <w:r>
          <w:rPr>
            <w:rFonts w:ascii="宋体" w:hAnsi="宋体"/>
          </w:rPr>
          <w:t>我们进行了该软件的</w:t>
        </w:r>
        <w:r w:rsidR="007A0DEB">
          <w:rPr>
            <w:rFonts w:ascii="宋体" w:hAnsi="宋体"/>
          </w:rPr>
          <w:t>功能</w:t>
        </w:r>
      </w:ins>
      <w:ins w:id="23" w:author="Windows 用户" w:date="2021-05-24T06:13:00Z">
        <w:r w:rsidR="007A0DEB">
          <w:rPr>
            <w:rFonts w:ascii="宋体" w:hAnsi="宋体"/>
          </w:rPr>
          <w:t>划分</w:t>
        </w:r>
        <w:r w:rsidR="007A0DEB">
          <w:rPr>
            <w:rFonts w:ascii="宋体" w:hAnsi="宋体" w:hint="eastAsia"/>
          </w:rPr>
          <w:t>。</w:t>
        </w:r>
      </w:ins>
      <w:r>
        <w:rPr>
          <w:rFonts w:hint="eastAsia"/>
        </w:rPr>
        <w:t>本程序</w:t>
      </w:r>
      <w:r>
        <w:t>主要分为两个</w:t>
      </w:r>
      <w:r>
        <w:rPr>
          <w:rFonts w:hint="eastAsia"/>
        </w:rPr>
        <w:t>子系统：</w:t>
      </w:r>
      <w:r>
        <w:t>相册阅览子系统与相册排版子系统。其中相册排版</w:t>
      </w:r>
      <w:r>
        <w:rPr>
          <w:rFonts w:hint="eastAsia"/>
        </w:rPr>
        <w:t>子系统</w:t>
      </w:r>
      <w:r>
        <w:t>包括的</w:t>
      </w:r>
      <w:del w:id="24" w:author="Windows 用户" w:date="2021-05-24T06:13:00Z">
        <w:r w:rsidDel="007A0DEB">
          <w:delText>子</w:delText>
        </w:r>
      </w:del>
      <w:r>
        <w:t>模块有：打开</w:t>
      </w:r>
      <w:r>
        <w:t>/</w:t>
      </w:r>
      <w:r>
        <w:t>添加图片</w:t>
      </w:r>
      <w:r>
        <w:rPr>
          <w:rFonts w:hint="eastAsia"/>
        </w:rPr>
        <w:t>、照片夹</w:t>
      </w:r>
      <w:r>
        <w:t>、批量更改模版、编辑</w:t>
      </w:r>
      <w:r>
        <w:rPr>
          <w:rFonts w:hint="eastAsia"/>
        </w:rPr>
        <w:t>以及</w:t>
      </w:r>
      <w:r>
        <w:t>导出相册。</w:t>
      </w:r>
      <w:del w:id="25" w:author="Windows 用户" w:date="2021-05-24T06:14:00Z">
        <w:r w:rsidDel="007A0DEB">
          <w:rPr>
            <w:rFonts w:hint="eastAsia"/>
          </w:rPr>
          <w:delText>而后</w:delText>
        </w:r>
      </w:del>
      <w:ins w:id="26" w:author="Windows 用户" w:date="2021-05-24T06:14:00Z">
        <w:r w:rsidR="007A0DEB">
          <w:rPr>
            <w:rFonts w:hint="eastAsia"/>
          </w:rPr>
          <w:t>接着，</w:t>
        </w:r>
      </w:ins>
      <w:r>
        <w:rPr>
          <w:rFonts w:ascii="宋体" w:hAnsi="宋体" w:hint="eastAsia"/>
        </w:rPr>
        <w:t>本</w:t>
      </w:r>
      <w:del w:id="27" w:author="Windows 用户" w:date="2021-05-24T06:14:00Z">
        <w:r w:rsidDel="007A0DEB">
          <w:rPr>
            <w:rFonts w:ascii="宋体" w:hAnsi="宋体" w:hint="eastAsia"/>
          </w:rPr>
          <w:delText>篇</w:delText>
        </w:r>
      </w:del>
      <w:r>
        <w:rPr>
          <w:rFonts w:ascii="宋体" w:hAnsi="宋体" w:hint="eastAsia"/>
        </w:rPr>
        <w:t>论文</w:t>
      </w:r>
      <w:del w:id="28" w:author="Windows 用户" w:date="2021-05-24T06:14:00Z">
        <w:r w:rsidDel="007A0DEB">
          <w:rPr>
            <w:rFonts w:ascii="宋体" w:hAnsi="宋体" w:hint="eastAsia"/>
          </w:rPr>
          <w:delText>展示</w:delText>
        </w:r>
      </w:del>
      <w:ins w:id="29" w:author="Windows 用户" w:date="2021-05-24T06:14:00Z">
        <w:r w:rsidR="007A0DEB">
          <w:rPr>
            <w:rFonts w:ascii="宋体" w:hAnsi="宋体" w:hint="eastAsia"/>
          </w:rPr>
          <w:t>描述</w:t>
        </w:r>
      </w:ins>
      <w:r>
        <w:rPr>
          <w:rFonts w:ascii="宋体" w:hAnsi="宋体"/>
        </w:rPr>
        <w:t>了对每个模块的详细设计，以及主要功能的代码实现和主要模块的界面设计。最后，本文</w:t>
      </w:r>
      <w:del w:id="30" w:author="Windows 用户" w:date="2021-05-24T06:15:00Z">
        <w:r w:rsidDel="007A0DEB">
          <w:rPr>
            <w:rFonts w:ascii="宋体" w:hAnsi="宋体" w:hint="eastAsia"/>
          </w:rPr>
          <w:delText>展示</w:delText>
        </w:r>
      </w:del>
      <w:ins w:id="31" w:author="Windows 用户" w:date="2021-05-24T06:15:00Z">
        <w:r w:rsidR="007A0DEB">
          <w:rPr>
            <w:rFonts w:ascii="宋体" w:hAnsi="宋体" w:hint="eastAsia"/>
          </w:rPr>
          <w:t>给出</w:t>
        </w:r>
      </w:ins>
      <w:r>
        <w:rPr>
          <w:rFonts w:ascii="宋体" w:hAnsi="宋体"/>
        </w:rPr>
        <w:t>了对软件的各个模块进行功能测试</w:t>
      </w:r>
      <w:ins w:id="32" w:author="Windows 用户" w:date="2021-05-24T06:15:00Z">
        <w:r w:rsidR="007A0DEB">
          <w:rPr>
            <w:rFonts w:ascii="宋体" w:hAnsi="宋体"/>
          </w:rPr>
          <w:t>的测试用例及测试</w:t>
        </w:r>
      </w:ins>
      <w:del w:id="33" w:author="Windows 用户" w:date="2021-05-24T06:15:00Z">
        <w:r w:rsidDel="007A0DEB">
          <w:rPr>
            <w:rFonts w:ascii="宋体" w:hAnsi="宋体"/>
          </w:rPr>
          <w:delText>以及系统测试的</w:delText>
        </w:r>
      </w:del>
      <w:r>
        <w:rPr>
          <w:rFonts w:ascii="宋体" w:hAnsi="宋体"/>
        </w:rPr>
        <w:t>结果，</w:t>
      </w:r>
      <w:del w:id="34" w:author="Windows 用户" w:date="2021-05-24T06:16:00Z">
        <w:r w:rsidDel="007A0DEB">
          <w:rPr>
            <w:rFonts w:ascii="宋体" w:hAnsi="宋体" w:hint="eastAsia"/>
          </w:rPr>
          <w:delText>以及</w:delText>
        </w:r>
      </w:del>
      <w:ins w:id="35" w:author="Windows 用户" w:date="2021-05-24T06:16:00Z">
        <w:r w:rsidR="007A0DEB">
          <w:rPr>
            <w:rFonts w:ascii="宋体" w:hAnsi="宋体" w:hint="eastAsia"/>
          </w:rPr>
          <w:t>并</w:t>
        </w:r>
      </w:ins>
      <w:r>
        <w:rPr>
          <w:rFonts w:ascii="宋体" w:hAnsi="宋体"/>
        </w:rPr>
        <w:t>对未来</w:t>
      </w:r>
      <w:ins w:id="36" w:author="Windows 用户" w:date="2021-05-24T06:16:00Z">
        <w:r w:rsidR="007A0DEB">
          <w:rPr>
            <w:rFonts w:ascii="宋体" w:hAnsi="宋体"/>
          </w:rPr>
          <w:t>工作进行了</w:t>
        </w:r>
      </w:ins>
      <w:del w:id="37" w:author="Windows 用户" w:date="2021-05-24T06:16:00Z">
        <w:r w:rsidDel="007A0DEB">
          <w:rPr>
            <w:rFonts w:ascii="宋体" w:hAnsi="宋体"/>
          </w:rPr>
          <w:delText>的</w:delText>
        </w:r>
      </w:del>
      <w:r>
        <w:rPr>
          <w:rFonts w:ascii="宋体" w:hAnsi="宋体"/>
        </w:rPr>
        <w:t>展望。</w:t>
      </w:r>
    </w:p>
    <w:p w:rsidR="00EC0997" w:rsidRDefault="00EC0997">
      <w:pPr>
        <w:adjustRightInd/>
        <w:spacing w:beforeLines="50" w:before="120" w:line="360" w:lineRule="exact"/>
        <w:textAlignment w:val="auto"/>
        <w:rPr>
          <w:rFonts w:ascii="宋体" w:hAnsi="宋体"/>
        </w:rPr>
      </w:pPr>
    </w:p>
    <w:p w:rsidR="00EC0997" w:rsidRDefault="006117A3">
      <w:pPr>
        <w:adjustRightInd/>
        <w:spacing w:beforeLines="50" w:before="120" w:line="360" w:lineRule="exact"/>
        <w:textAlignment w:val="auto"/>
      </w:pPr>
      <w:r>
        <w:rPr>
          <w:rFonts w:ascii="宋体" w:hAnsi="宋体" w:hint="eastAsia"/>
          <w:b/>
        </w:rPr>
        <w:t>关键词</w:t>
      </w:r>
      <w:r>
        <w:rPr>
          <w:rFonts w:hAnsi="宋体" w:hint="eastAsia"/>
          <w:b/>
        </w:rPr>
        <w:t>：</w:t>
      </w:r>
      <w:r>
        <w:rPr>
          <w:rFonts w:hAnsi="宋体"/>
        </w:rPr>
        <w:t>C#</w:t>
      </w:r>
      <w:r>
        <w:rPr>
          <w:rFonts w:hAnsi="宋体"/>
        </w:rPr>
        <w:t>，</w:t>
      </w:r>
      <w:r>
        <w:rPr>
          <w:rFonts w:hAnsi="宋体" w:hint="eastAsia"/>
        </w:rPr>
        <w:t>.NET</w:t>
      </w:r>
      <w:r>
        <w:rPr>
          <w:rFonts w:hAnsi="宋体" w:hint="eastAsia"/>
        </w:rPr>
        <w:t>，照片</w:t>
      </w:r>
      <w:r>
        <w:rPr>
          <w:rFonts w:hAnsi="宋体"/>
        </w:rPr>
        <w:t>排版，</w:t>
      </w:r>
      <w:r>
        <w:rPr>
          <w:rFonts w:hAnsi="宋体" w:hint="eastAsia"/>
        </w:rPr>
        <w:t>WinForm</w:t>
      </w:r>
      <w:r>
        <w:rPr>
          <w:rFonts w:hAnsi="宋体" w:hint="eastAsia"/>
        </w:rPr>
        <w:t>，</w:t>
      </w:r>
      <w:r>
        <w:rPr>
          <w:rFonts w:hAnsi="宋体" w:hint="eastAsia"/>
        </w:rPr>
        <w:t>GDI+</w:t>
      </w:r>
    </w:p>
    <w:p w:rsidR="00EC0997" w:rsidRDefault="006117A3">
      <w:pPr>
        <w:spacing w:beforeLines="50" w:before="120" w:afterLines="50" w:after="120" w:line="360" w:lineRule="exact"/>
        <w:jc w:val="center"/>
        <w:rPr>
          <w:b/>
          <w:sz w:val="36"/>
          <w:szCs w:val="36"/>
        </w:rPr>
      </w:pPr>
      <w:r>
        <w:rPr>
          <w:b/>
          <w:sz w:val="36"/>
          <w:szCs w:val="36"/>
        </w:rPr>
        <w:br w:type="page"/>
      </w:r>
    </w:p>
    <w:p w:rsidR="00EC0997" w:rsidRDefault="006117A3">
      <w:pPr>
        <w:spacing w:beforeLines="50" w:before="120" w:afterLines="50" w:after="120" w:line="360" w:lineRule="exact"/>
        <w:jc w:val="center"/>
        <w:rPr>
          <w:b/>
          <w:sz w:val="36"/>
          <w:szCs w:val="36"/>
        </w:rPr>
      </w:pPr>
      <w:r>
        <w:rPr>
          <w:rFonts w:hint="eastAsia"/>
          <w:b/>
          <w:sz w:val="36"/>
          <w:szCs w:val="36"/>
        </w:rPr>
        <w:lastRenderedPageBreak/>
        <w:t>Design and Implementation of Photo Layout Software</w:t>
      </w:r>
    </w:p>
    <w:p w:rsidR="00EC0997" w:rsidRDefault="00EC0997">
      <w:pPr>
        <w:spacing w:beforeLines="50" w:before="120" w:afterLines="50" w:after="120" w:line="360" w:lineRule="exact"/>
        <w:jc w:val="center"/>
        <w:rPr>
          <w:b/>
          <w:sz w:val="36"/>
          <w:szCs w:val="36"/>
        </w:rPr>
      </w:pPr>
    </w:p>
    <w:p w:rsidR="00EC0997" w:rsidRDefault="006117A3">
      <w:pPr>
        <w:spacing w:beforeLines="50" w:before="120" w:afterLines="50" w:after="120" w:line="360" w:lineRule="exact"/>
        <w:jc w:val="center"/>
        <w:rPr>
          <w:sz w:val="18"/>
          <w:szCs w:val="18"/>
        </w:rPr>
      </w:pPr>
      <w:r>
        <w:rPr>
          <w:b/>
          <w:sz w:val="28"/>
          <w:szCs w:val="28"/>
        </w:rPr>
        <w:t>A</w:t>
      </w:r>
      <w:r>
        <w:rPr>
          <w:rFonts w:hint="eastAsia"/>
          <w:b/>
          <w:sz w:val="28"/>
          <w:szCs w:val="28"/>
        </w:rPr>
        <w:t>BSTRACT</w:t>
      </w:r>
    </w:p>
    <w:p w:rsidR="00EC0997" w:rsidRDefault="006117A3">
      <w:pPr>
        <w:spacing w:line="360" w:lineRule="exact"/>
        <w:ind w:firstLine="420"/>
        <w:rPr>
          <w:color w:val="000000"/>
        </w:rPr>
      </w:pPr>
      <w:r>
        <w:rPr>
          <w:color w:val="000000"/>
        </w:rPr>
        <w:t xml:space="preserve">With the continuous progress and development of China's social economy and culture, science and technology and art have become increasingly vigorous and prosperous to a large extent, which is also fully reflected in the art of photography.People can take photos through mobile phones, tablets, digital cameras and other related devices, and systematically edit, </w:t>
      </w:r>
      <w:r>
        <w:rPr>
          <w:rFonts w:hint="eastAsia"/>
          <w:color w:val="000000"/>
        </w:rPr>
        <w:t>layout</w:t>
      </w:r>
      <w:r>
        <w:rPr>
          <w:color w:val="000000"/>
        </w:rPr>
        <w:t xml:space="preserve"> and process the photos, and then save the memory.As a carrier of photos, photo albums can record people's feelings and emotional factors in life and systematically display them. Therefore, people's demand for making photo albums is gradually increasing.The software of this subject - photo </w:t>
      </w:r>
      <w:r>
        <w:rPr>
          <w:rFonts w:hint="eastAsia"/>
          <w:color w:val="000000"/>
        </w:rPr>
        <w:t>layout</w:t>
      </w:r>
      <w:r>
        <w:rPr>
          <w:color w:val="000000"/>
        </w:rPr>
        <w:t xml:space="preserve"> </w:t>
      </w:r>
      <w:r>
        <w:rPr>
          <w:rFonts w:hint="eastAsia"/>
          <w:color w:val="000000"/>
        </w:rPr>
        <w:t>software</w:t>
      </w:r>
      <w:r>
        <w:rPr>
          <w:color w:val="000000"/>
        </w:rPr>
        <w:t xml:space="preserve"> is designed and developed to meet the needs of the public in this respect.</w:t>
      </w:r>
    </w:p>
    <w:p w:rsidR="00EC0997" w:rsidRDefault="006117A3">
      <w:pPr>
        <w:spacing w:line="360" w:lineRule="exact"/>
        <w:ind w:firstLine="420"/>
        <w:rPr>
          <w:color w:val="000000"/>
        </w:rPr>
      </w:pPr>
      <w:r>
        <w:rPr>
          <w:color w:val="000000"/>
        </w:rPr>
        <w:t>This paper discusses the design and implementation of photo layout software</w:t>
      </w:r>
      <w:r>
        <w:rPr>
          <w:rFonts w:hint="eastAsia"/>
          <w:color w:val="000000"/>
        </w:rPr>
        <w:t xml:space="preserve"> </w:t>
      </w:r>
      <w:r>
        <w:rPr>
          <w:color w:val="000000"/>
        </w:rPr>
        <w:t xml:space="preserve">in detail.The software is based on.NET architecture, using C# language development of </w:t>
      </w:r>
      <w:r>
        <w:rPr>
          <w:rFonts w:hint="eastAsia"/>
          <w:color w:val="000000"/>
        </w:rPr>
        <w:t>Windows</w:t>
      </w:r>
      <w:r>
        <w:rPr>
          <w:color w:val="000000"/>
        </w:rPr>
        <w:t xml:space="preserve"> Forms procedures.This paper first describes the needs of the public for photo album typesetting, and combined with the functional characteristics and trends of different photo album typesetting software at home and abroad, a detailed demand analysis of photo typesetting software.According to the preliminary investigation and demand analysis, this procedure is mainly divided into two subsystems: the album reading subsystem and the album </w:t>
      </w:r>
      <w:r>
        <w:rPr>
          <w:rFonts w:hint="eastAsia"/>
          <w:color w:val="000000"/>
        </w:rPr>
        <w:t>layout</w:t>
      </w:r>
      <w:r>
        <w:rPr>
          <w:color w:val="000000"/>
        </w:rPr>
        <w:t xml:space="preserve"> subsystem.The sub-modules of the album </w:t>
      </w:r>
      <w:r>
        <w:rPr>
          <w:rFonts w:hint="eastAsia"/>
          <w:color w:val="000000"/>
        </w:rPr>
        <w:t>layout</w:t>
      </w:r>
      <w:r>
        <w:rPr>
          <w:color w:val="000000"/>
        </w:rPr>
        <w:t xml:space="preserve"> subsystem include: open/add pictures, photo folder, batch change template, edit and export album.Then this paper shows the detailed design of each module, as well as the code realization of the main functions and the interface design of the main modules.Finally, this paper shows the results of functional testing and system testing of each module of the software, as well as the prospect of the future.</w:t>
      </w:r>
    </w:p>
    <w:p w:rsidR="00EC0997" w:rsidRDefault="00EC0997">
      <w:pPr>
        <w:spacing w:line="360" w:lineRule="exact"/>
        <w:ind w:firstLine="420"/>
        <w:rPr>
          <w:color w:val="000000"/>
        </w:rPr>
      </w:pPr>
    </w:p>
    <w:p w:rsidR="00EC0997" w:rsidRDefault="006117A3">
      <w:pPr>
        <w:spacing w:line="360" w:lineRule="exact"/>
      </w:pPr>
      <w:r>
        <w:rPr>
          <w:b/>
        </w:rPr>
        <w:t>Key words</w:t>
      </w:r>
      <w:r>
        <w:rPr>
          <w:rFonts w:hint="eastAsia"/>
          <w:b/>
        </w:rPr>
        <w:t>：</w:t>
      </w:r>
      <w:r>
        <w:t>C#</w:t>
      </w:r>
      <w:proofErr w:type="gramStart"/>
      <w:r>
        <w:t>,</w:t>
      </w:r>
      <w:r>
        <w:rPr>
          <w:rFonts w:hint="eastAsia"/>
        </w:rPr>
        <w:t>.</w:t>
      </w:r>
      <w:proofErr w:type="gramEnd"/>
      <w:r>
        <w:rPr>
          <w:rFonts w:hint="eastAsia"/>
        </w:rPr>
        <w:t>NET,</w:t>
      </w:r>
      <w:r>
        <w:t>photo</w:t>
      </w:r>
      <w:r>
        <w:rPr>
          <w:rFonts w:hint="eastAsia"/>
        </w:rPr>
        <w:t xml:space="preserve"> </w:t>
      </w:r>
      <w:r>
        <w:t xml:space="preserve">layout, </w:t>
      </w:r>
      <w:r>
        <w:rPr>
          <w:rFonts w:hint="eastAsia"/>
        </w:rPr>
        <w:t>WinForm,GDI+</w:t>
      </w:r>
    </w:p>
    <w:p w:rsidR="00EC0997" w:rsidRDefault="006117A3">
      <w:pPr>
        <w:spacing w:beforeLines="50" w:before="120" w:afterLines="50" w:after="120" w:line="360" w:lineRule="exact"/>
        <w:jc w:val="center"/>
        <w:rPr>
          <w:rFonts w:ascii="黑体" w:eastAsia="黑体" w:hAnsi="黑体"/>
          <w:sz w:val="28"/>
          <w:szCs w:val="28"/>
        </w:rPr>
      </w:pPr>
      <w:r>
        <w:rPr>
          <w:rFonts w:ascii="黑体" w:eastAsia="黑体" w:hAnsi="黑体"/>
          <w:sz w:val="28"/>
          <w:szCs w:val="28"/>
        </w:rPr>
        <w:br w:type="page"/>
      </w:r>
    </w:p>
    <w:p w:rsidR="00EC0997" w:rsidRDefault="00EC0997">
      <w:pPr>
        <w:spacing w:beforeLines="50" w:before="120" w:afterLines="50" w:after="120" w:line="360" w:lineRule="exact"/>
        <w:jc w:val="center"/>
        <w:rPr>
          <w:rFonts w:ascii="黑体" w:eastAsia="黑体" w:hAnsi="黑体"/>
          <w:sz w:val="28"/>
          <w:szCs w:val="28"/>
        </w:rPr>
      </w:pPr>
    </w:p>
    <w:p w:rsidR="00EC0997" w:rsidRDefault="006117A3">
      <w:pPr>
        <w:spacing w:beforeLines="50" w:before="120" w:afterLines="50" w:after="120" w:line="360" w:lineRule="exact"/>
        <w:jc w:val="center"/>
        <w:rPr>
          <w:rFonts w:ascii="黑体" w:eastAsia="黑体" w:hAnsi="黑体"/>
          <w:sz w:val="28"/>
          <w:szCs w:val="28"/>
        </w:rPr>
      </w:pPr>
      <w:r>
        <w:rPr>
          <w:rFonts w:ascii="黑体" w:eastAsia="黑体" w:hAnsi="黑体" w:hint="eastAsia"/>
          <w:sz w:val="28"/>
          <w:szCs w:val="28"/>
        </w:rPr>
        <w:t>目 录</w:t>
      </w:r>
    </w:p>
    <w:p w:rsidR="00EC0997" w:rsidRDefault="00EC0997">
      <w:pPr>
        <w:rPr>
          <w:rFonts w:ascii="宋体" w:hAnsi="宋体" w:cs="宋体"/>
        </w:rPr>
      </w:pPr>
    </w:p>
    <w:p w:rsidR="00EC0997" w:rsidRDefault="006117A3">
      <w:pPr>
        <w:pStyle w:val="10"/>
        <w:tabs>
          <w:tab w:val="right" w:leader="dot" w:pos="8788"/>
        </w:tabs>
      </w:pPr>
      <w:r>
        <w:rPr>
          <w:rFonts w:ascii="宋体" w:hAnsi="宋体" w:cs="宋体" w:hint="eastAsia"/>
        </w:rPr>
        <w:fldChar w:fldCharType="begin"/>
      </w:r>
      <w:r>
        <w:rPr>
          <w:rFonts w:ascii="宋体" w:hAnsi="宋体" w:cs="宋体" w:hint="eastAsia"/>
        </w:rPr>
        <w:instrText xml:space="preserve"> TOC \o "1-3" \h \z \u </w:instrText>
      </w:r>
      <w:r>
        <w:rPr>
          <w:rFonts w:ascii="宋体" w:hAnsi="宋体" w:cs="宋体" w:hint="eastAsia"/>
        </w:rPr>
        <w:fldChar w:fldCharType="separate"/>
      </w:r>
      <w:hyperlink w:anchor="_Toc22846" w:history="1">
        <w:r>
          <w:t xml:space="preserve">1 </w:t>
        </w:r>
        <w:r>
          <w:t>引</w:t>
        </w:r>
        <w:r>
          <w:rPr>
            <w:rFonts w:hint="eastAsia"/>
          </w:rPr>
          <w:t xml:space="preserve"> </w:t>
        </w:r>
        <w:r>
          <w:t>言</w:t>
        </w:r>
        <w:r>
          <w:tab/>
        </w:r>
        <w:r>
          <w:fldChar w:fldCharType="begin"/>
        </w:r>
        <w:r>
          <w:instrText xml:space="preserve"> PAGEREF _Toc22846 \h </w:instrText>
        </w:r>
        <w:r>
          <w:fldChar w:fldCharType="separate"/>
        </w:r>
        <w:r>
          <w:t>1</w:t>
        </w:r>
        <w:r>
          <w:fldChar w:fldCharType="end"/>
        </w:r>
      </w:hyperlink>
    </w:p>
    <w:p w:rsidR="00EC0997" w:rsidRDefault="006117A3">
      <w:pPr>
        <w:pStyle w:val="20"/>
        <w:tabs>
          <w:tab w:val="clear" w:pos="840"/>
          <w:tab w:val="clear" w:pos="8778"/>
          <w:tab w:val="right" w:leader="dot" w:pos="8788"/>
        </w:tabs>
      </w:pPr>
      <w:hyperlink w:anchor="_Toc6818" w:history="1">
        <w:r>
          <w:rPr>
            <w:rFonts w:hint="eastAsia"/>
          </w:rPr>
          <w:t xml:space="preserve">1.1 </w:t>
        </w:r>
        <w:r>
          <w:rPr>
            <w:rFonts w:hint="eastAsia"/>
          </w:rPr>
          <w:t>课题背景与意义</w:t>
        </w:r>
        <w:r>
          <w:tab/>
        </w:r>
        <w:r>
          <w:fldChar w:fldCharType="begin"/>
        </w:r>
        <w:r>
          <w:instrText xml:space="preserve"> PAGEREF _Toc6818 \h </w:instrText>
        </w:r>
        <w:r>
          <w:fldChar w:fldCharType="separate"/>
        </w:r>
        <w:r>
          <w:t>1</w:t>
        </w:r>
        <w:r>
          <w:fldChar w:fldCharType="end"/>
        </w:r>
      </w:hyperlink>
    </w:p>
    <w:p w:rsidR="00EC0997" w:rsidRDefault="006117A3">
      <w:pPr>
        <w:pStyle w:val="20"/>
        <w:tabs>
          <w:tab w:val="clear" w:pos="840"/>
          <w:tab w:val="clear" w:pos="8778"/>
          <w:tab w:val="right" w:leader="dot" w:pos="8788"/>
        </w:tabs>
      </w:pPr>
      <w:hyperlink w:anchor="_Toc27405" w:history="1">
        <w:r>
          <w:t>1.</w:t>
        </w:r>
        <w:r>
          <w:rPr>
            <w:rFonts w:hint="eastAsia"/>
          </w:rPr>
          <w:t xml:space="preserve">2 </w:t>
        </w:r>
        <w:r>
          <w:rPr>
            <w:rFonts w:hint="eastAsia"/>
          </w:rPr>
          <w:t>国内外研究现状</w:t>
        </w:r>
        <w:r>
          <w:tab/>
        </w:r>
        <w:r>
          <w:fldChar w:fldCharType="begin"/>
        </w:r>
        <w:r>
          <w:instrText xml:space="preserve"> PAGEREF _Toc27405 \h </w:instrText>
        </w:r>
        <w:r>
          <w:fldChar w:fldCharType="separate"/>
        </w:r>
        <w:r>
          <w:t>1</w:t>
        </w:r>
        <w:r>
          <w:fldChar w:fldCharType="end"/>
        </w:r>
      </w:hyperlink>
    </w:p>
    <w:p w:rsidR="00EC0997" w:rsidRDefault="006117A3">
      <w:pPr>
        <w:pStyle w:val="20"/>
        <w:tabs>
          <w:tab w:val="clear" w:pos="840"/>
          <w:tab w:val="clear" w:pos="8778"/>
          <w:tab w:val="right" w:leader="dot" w:pos="8788"/>
        </w:tabs>
      </w:pPr>
      <w:hyperlink w:anchor="_Toc27195" w:history="1">
        <w:r>
          <w:rPr>
            <w:rFonts w:hint="eastAsia"/>
          </w:rPr>
          <w:t xml:space="preserve">1.3 </w:t>
        </w:r>
        <w:r>
          <w:rPr>
            <w:rFonts w:hint="eastAsia"/>
          </w:rPr>
          <w:t>本课题研究内容</w:t>
        </w:r>
        <w:r>
          <w:tab/>
        </w:r>
        <w:r>
          <w:fldChar w:fldCharType="begin"/>
        </w:r>
        <w:r>
          <w:instrText xml:space="preserve"> PAGEREF _Toc27195 \h </w:instrText>
        </w:r>
        <w:r>
          <w:fldChar w:fldCharType="separate"/>
        </w:r>
        <w:r>
          <w:t>2</w:t>
        </w:r>
        <w:r>
          <w:fldChar w:fldCharType="end"/>
        </w:r>
      </w:hyperlink>
    </w:p>
    <w:p w:rsidR="00EC0997" w:rsidRDefault="006117A3">
      <w:pPr>
        <w:pStyle w:val="20"/>
        <w:tabs>
          <w:tab w:val="clear" w:pos="840"/>
          <w:tab w:val="clear" w:pos="8778"/>
          <w:tab w:val="right" w:leader="dot" w:pos="8788"/>
        </w:tabs>
      </w:pPr>
      <w:hyperlink w:anchor="_Toc20692" w:history="1">
        <w:r>
          <w:rPr>
            <w:rFonts w:hint="eastAsia"/>
          </w:rPr>
          <w:t xml:space="preserve">1.4 </w:t>
        </w:r>
        <w:r>
          <w:rPr>
            <w:rFonts w:hint="eastAsia"/>
          </w:rPr>
          <w:t>论文结构安排</w:t>
        </w:r>
        <w:r>
          <w:tab/>
        </w:r>
        <w:r>
          <w:fldChar w:fldCharType="begin"/>
        </w:r>
        <w:r>
          <w:instrText xml:space="preserve"> PAGEREF _Toc20692 \h </w:instrText>
        </w:r>
        <w:r>
          <w:fldChar w:fldCharType="separate"/>
        </w:r>
        <w:r>
          <w:t>2</w:t>
        </w:r>
        <w:r>
          <w:fldChar w:fldCharType="end"/>
        </w:r>
      </w:hyperlink>
    </w:p>
    <w:p w:rsidR="00EC0997" w:rsidRDefault="006117A3">
      <w:pPr>
        <w:pStyle w:val="10"/>
        <w:tabs>
          <w:tab w:val="right" w:leader="dot" w:pos="8788"/>
        </w:tabs>
      </w:pPr>
      <w:hyperlink w:anchor="_Toc4173" w:history="1">
        <w:r>
          <w:t xml:space="preserve">2 </w:t>
        </w:r>
        <w:r>
          <w:rPr>
            <w:rFonts w:hint="eastAsia"/>
          </w:rPr>
          <w:t>相关技术介绍</w:t>
        </w:r>
        <w:r>
          <w:tab/>
        </w:r>
        <w:r>
          <w:fldChar w:fldCharType="begin"/>
        </w:r>
        <w:r>
          <w:instrText xml:space="preserve"> PAGEREF _Toc4173 \h </w:instrText>
        </w:r>
        <w:r>
          <w:fldChar w:fldCharType="separate"/>
        </w:r>
        <w:r>
          <w:t>3</w:t>
        </w:r>
        <w:r>
          <w:fldChar w:fldCharType="end"/>
        </w:r>
      </w:hyperlink>
    </w:p>
    <w:p w:rsidR="00EC0997" w:rsidRDefault="006117A3">
      <w:pPr>
        <w:pStyle w:val="20"/>
        <w:tabs>
          <w:tab w:val="clear" w:pos="840"/>
          <w:tab w:val="clear" w:pos="8778"/>
          <w:tab w:val="right" w:leader="dot" w:pos="8788"/>
        </w:tabs>
      </w:pPr>
      <w:hyperlink w:anchor="_Toc22790" w:history="1">
        <w:r>
          <w:t>2.1 .NET</w:t>
        </w:r>
        <w:r>
          <w:t>开发框架</w:t>
        </w:r>
        <w:r>
          <w:tab/>
        </w:r>
        <w:r>
          <w:fldChar w:fldCharType="begin"/>
        </w:r>
        <w:r>
          <w:instrText xml:space="preserve"> PAGEREF _Toc22790 \h </w:instrText>
        </w:r>
        <w:r>
          <w:fldChar w:fldCharType="separate"/>
        </w:r>
        <w:r>
          <w:t>3</w:t>
        </w:r>
        <w:r>
          <w:fldChar w:fldCharType="end"/>
        </w:r>
      </w:hyperlink>
    </w:p>
    <w:p w:rsidR="00EC0997" w:rsidRDefault="006117A3">
      <w:pPr>
        <w:pStyle w:val="20"/>
        <w:tabs>
          <w:tab w:val="clear" w:pos="840"/>
          <w:tab w:val="clear" w:pos="8778"/>
          <w:tab w:val="right" w:leader="dot" w:pos="8788"/>
        </w:tabs>
      </w:pPr>
      <w:hyperlink w:anchor="_Toc1691" w:history="1">
        <w:r>
          <w:t xml:space="preserve">2.2 </w:t>
        </w:r>
        <w:r>
          <w:rPr>
            <w:bCs/>
            <w:iCs/>
          </w:rPr>
          <w:t>C#</w:t>
        </w:r>
        <w:r>
          <w:rPr>
            <w:bCs/>
            <w:iCs/>
          </w:rPr>
          <w:t>语言</w:t>
        </w:r>
        <w:r>
          <w:tab/>
        </w:r>
        <w:r>
          <w:fldChar w:fldCharType="begin"/>
        </w:r>
        <w:r>
          <w:instrText xml:space="preserve"> PAGEREF _Toc1691 \h </w:instrText>
        </w:r>
        <w:r>
          <w:fldChar w:fldCharType="separate"/>
        </w:r>
        <w:r>
          <w:t>4</w:t>
        </w:r>
        <w:r>
          <w:fldChar w:fldCharType="end"/>
        </w:r>
      </w:hyperlink>
    </w:p>
    <w:p w:rsidR="00EC0997" w:rsidRDefault="006117A3">
      <w:pPr>
        <w:pStyle w:val="20"/>
        <w:tabs>
          <w:tab w:val="clear" w:pos="840"/>
          <w:tab w:val="clear" w:pos="8778"/>
          <w:tab w:val="right" w:leader="dot" w:pos="8788"/>
        </w:tabs>
      </w:pPr>
      <w:hyperlink w:anchor="_Toc20238" w:history="1">
        <w:r>
          <w:t>2.3 .NET</w:t>
        </w:r>
        <w:r>
          <w:t>与</w:t>
        </w:r>
        <w:r>
          <w:t>C#</w:t>
        </w:r>
        <w:r>
          <w:tab/>
        </w:r>
        <w:r>
          <w:fldChar w:fldCharType="begin"/>
        </w:r>
        <w:r>
          <w:instrText xml:space="preserve"> PAGEREF _Toc20238 \h </w:instrText>
        </w:r>
        <w:r>
          <w:fldChar w:fldCharType="separate"/>
        </w:r>
        <w:r>
          <w:t>4</w:t>
        </w:r>
        <w:r>
          <w:fldChar w:fldCharType="end"/>
        </w:r>
      </w:hyperlink>
    </w:p>
    <w:p w:rsidR="00EC0997" w:rsidRDefault="006117A3">
      <w:pPr>
        <w:pStyle w:val="20"/>
        <w:tabs>
          <w:tab w:val="clear" w:pos="840"/>
          <w:tab w:val="clear" w:pos="8778"/>
          <w:tab w:val="right" w:leader="dot" w:pos="8788"/>
        </w:tabs>
      </w:pPr>
      <w:hyperlink w:anchor="_Toc2255" w:history="1">
        <w:r>
          <w:t xml:space="preserve">2.4 </w:t>
        </w:r>
        <w:r>
          <w:rPr>
            <w:rFonts w:hint="eastAsia"/>
          </w:rPr>
          <w:t>Windows</w:t>
        </w:r>
        <w:r>
          <w:t>窗体应用程序</w:t>
        </w:r>
        <w:r>
          <w:tab/>
        </w:r>
        <w:r>
          <w:fldChar w:fldCharType="begin"/>
        </w:r>
        <w:r>
          <w:instrText xml:space="preserve"> PAGEREF _Toc2255 \h </w:instrText>
        </w:r>
        <w:r>
          <w:fldChar w:fldCharType="separate"/>
        </w:r>
        <w:r>
          <w:t>5</w:t>
        </w:r>
        <w:r>
          <w:fldChar w:fldCharType="end"/>
        </w:r>
      </w:hyperlink>
    </w:p>
    <w:p w:rsidR="00EC0997" w:rsidRDefault="006117A3">
      <w:pPr>
        <w:pStyle w:val="20"/>
        <w:tabs>
          <w:tab w:val="clear" w:pos="840"/>
          <w:tab w:val="clear" w:pos="8778"/>
          <w:tab w:val="right" w:leader="dot" w:pos="8788"/>
        </w:tabs>
      </w:pPr>
      <w:hyperlink w:anchor="_Toc20014" w:history="1">
        <w:r>
          <w:t>2.5 GDI+</w:t>
        </w:r>
        <w:r>
          <w:t>图形设备接口</w:t>
        </w:r>
        <w:r>
          <w:tab/>
        </w:r>
        <w:r>
          <w:fldChar w:fldCharType="begin"/>
        </w:r>
        <w:r>
          <w:instrText xml:space="preserve"> PAGEREF _Toc20014 \h </w:instrText>
        </w:r>
        <w:r>
          <w:fldChar w:fldCharType="separate"/>
        </w:r>
        <w:r>
          <w:t>5</w:t>
        </w:r>
        <w:r>
          <w:fldChar w:fldCharType="end"/>
        </w:r>
      </w:hyperlink>
    </w:p>
    <w:p w:rsidR="00EC0997" w:rsidRDefault="006117A3">
      <w:pPr>
        <w:pStyle w:val="20"/>
        <w:tabs>
          <w:tab w:val="clear" w:pos="840"/>
          <w:tab w:val="clear" w:pos="8778"/>
          <w:tab w:val="right" w:leader="dot" w:pos="8788"/>
        </w:tabs>
      </w:pPr>
      <w:hyperlink w:anchor="_Toc25181" w:history="1">
        <w:r>
          <w:t xml:space="preserve">2.6 </w:t>
        </w:r>
        <w:r>
          <w:t>前台线程与后台线程</w:t>
        </w:r>
        <w:r>
          <w:tab/>
        </w:r>
        <w:r>
          <w:fldChar w:fldCharType="begin"/>
        </w:r>
        <w:r>
          <w:instrText xml:space="preserve"> PAGEREF _Toc25181 \h </w:instrText>
        </w:r>
        <w:r>
          <w:fldChar w:fldCharType="separate"/>
        </w:r>
        <w:r>
          <w:t>6</w:t>
        </w:r>
        <w:r>
          <w:fldChar w:fldCharType="end"/>
        </w:r>
      </w:hyperlink>
    </w:p>
    <w:p w:rsidR="00EC0997" w:rsidRDefault="006117A3">
      <w:pPr>
        <w:pStyle w:val="10"/>
        <w:tabs>
          <w:tab w:val="right" w:leader="dot" w:pos="8788"/>
        </w:tabs>
      </w:pPr>
      <w:hyperlink w:anchor="_Toc1116" w:history="1">
        <w:r>
          <w:t xml:space="preserve">3 </w:t>
        </w:r>
        <w:r>
          <w:rPr>
            <w:rFonts w:hint="eastAsia"/>
          </w:rPr>
          <w:t>需求及可行性分析</w:t>
        </w:r>
        <w:r>
          <w:tab/>
        </w:r>
        <w:r>
          <w:fldChar w:fldCharType="begin"/>
        </w:r>
        <w:r>
          <w:instrText xml:space="preserve"> PAGEREF _Toc1116 \h </w:instrText>
        </w:r>
        <w:r>
          <w:fldChar w:fldCharType="separate"/>
        </w:r>
        <w:r>
          <w:t>8</w:t>
        </w:r>
        <w:r>
          <w:fldChar w:fldCharType="end"/>
        </w:r>
      </w:hyperlink>
    </w:p>
    <w:p w:rsidR="00EC0997" w:rsidRDefault="006117A3">
      <w:pPr>
        <w:pStyle w:val="20"/>
        <w:tabs>
          <w:tab w:val="clear" w:pos="840"/>
          <w:tab w:val="clear" w:pos="8778"/>
          <w:tab w:val="right" w:leader="dot" w:pos="8788"/>
        </w:tabs>
      </w:pPr>
      <w:hyperlink w:anchor="_Toc8300" w:history="1">
        <w:r>
          <w:t xml:space="preserve">3.1 </w:t>
        </w:r>
        <w:r>
          <w:rPr>
            <w:rFonts w:hint="eastAsia"/>
          </w:rPr>
          <w:t>功能性需求</w:t>
        </w:r>
        <w:r>
          <w:tab/>
        </w:r>
        <w:r>
          <w:fldChar w:fldCharType="begin"/>
        </w:r>
        <w:r>
          <w:instrText xml:space="preserve"> PAGEREF _Toc8300 \h </w:instrText>
        </w:r>
        <w:r>
          <w:fldChar w:fldCharType="separate"/>
        </w:r>
        <w:r>
          <w:t>8</w:t>
        </w:r>
        <w:r>
          <w:fldChar w:fldCharType="end"/>
        </w:r>
      </w:hyperlink>
    </w:p>
    <w:p w:rsidR="00EC0997" w:rsidRDefault="006117A3">
      <w:pPr>
        <w:pStyle w:val="30"/>
        <w:tabs>
          <w:tab w:val="right" w:leader="dot" w:pos="8788"/>
        </w:tabs>
      </w:pPr>
      <w:hyperlink w:anchor="_Toc11523" w:history="1">
        <w:r>
          <w:rPr>
            <w:rFonts w:hint="eastAsia"/>
          </w:rPr>
          <w:t xml:space="preserve">3.1.1 </w:t>
        </w:r>
        <w:r>
          <w:rPr>
            <w:rFonts w:hint="eastAsia"/>
          </w:rPr>
          <w:t>软件功能概述</w:t>
        </w:r>
        <w:r>
          <w:tab/>
        </w:r>
        <w:r>
          <w:fldChar w:fldCharType="begin"/>
        </w:r>
        <w:r>
          <w:instrText xml:space="preserve"> PAGEREF _Toc11523 \h </w:instrText>
        </w:r>
        <w:r>
          <w:fldChar w:fldCharType="separate"/>
        </w:r>
        <w:r>
          <w:t>8</w:t>
        </w:r>
        <w:r>
          <w:fldChar w:fldCharType="end"/>
        </w:r>
      </w:hyperlink>
    </w:p>
    <w:p w:rsidR="00EC0997" w:rsidRDefault="006117A3">
      <w:pPr>
        <w:pStyle w:val="30"/>
        <w:tabs>
          <w:tab w:val="right" w:leader="dot" w:pos="8788"/>
        </w:tabs>
      </w:pPr>
      <w:hyperlink w:anchor="_Toc28691" w:history="1">
        <w:r>
          <w:rPr>
            <w:rFonts w:hint="eastAsia"/>
          </w:rPr>
          <w:t>3.1.</w:t>
        </w:r>
        <w:r>
          <w:t>2</w:t>
        </w:r>
        <w:r>
          <w:rPr>
            <w:rFonts w:hint="eastAsia"/>
          </w:rPr>
          <w:t xml:space="preserve"> </w:t>
        </w:r>
        <w:r>
          <w:rPr>
            <w:rFonts w:hint="eastAsia"/>
          </w:rPr>
          <w:t>相册阅览</w:t>
        </w:r>
        <w:r>
          <w:t>模块</w:t>
        </w:r>
        <w:r>
          <w:tab/>
        </w:r>
        <w:r>
          <w:fldChar w:fldCharType="begin"/>
        </w:r>
        <w:r>
          <w:instrText xml:space="preserve"> PAGEREF _Toc28691 \h </w:instrText>
        </w:r>
        <w:r>
          <w:fldChar w:fldCharType="separate"/>
        </w:r>
        <w:r>
          <w:t>8</w:t>
        </w:r>
        <w:r>
          <w:fldChar w:fldCharType="end"/>
        </w:r>
      </w:hyperlink>
    </w:p>
    <w:p w:rsidR="00EC0997" w:rsidRDefault="006117A3">
      <w:pPr>
        <w:pStyle w:val="30"/>
        <w:tabs>
          <w:tab w:val="right" w:leader="dot" w:pos="8788"/>
        </w:tabs>
      </w:pPr>
      <w:hyperlink w:anchor="_Toc2774" w:history="1">
        <w:r>
          <w:t xml:space="preserve">3.1.3 </w:t>
        </w:r>
        <w:r>
          <w:t>打开</w:t>
        </w:r>
        <w:r>
          <w:t>/</w:t>
        </w:r>
        <w:r>
          <w:t>添加图片模块</w:t>
        </w:r>
        <w:r>
          <w:tab/>
        </w:r>
        <w:r>
          <w:fldChar w:fldCharType="begin"/>
        </w:r>
        <w:r>
          <w:instrText xml:space="preserve"> PAGEREF _Toc2774 \h </w:instrText>
        </w:r>
        <w:r>
          <w:fldChar w:fldCharType="separate"/>
        </w:r>
        <w:r>
          <w:t>8</w:t>
        </w:r>
        <w:r>
          <w:fldChar w:fldCharType="end"/>
        </w:r>
      </w:hyperlink>
    </w:p>
    <w:p w:rsidR="00EC0997" w:rsidRDefault="006117A3">
      <w:pPr>
        <w:pStyle w:val="30"/>
        <w:tabs>
          <w:tab w:val="right" w:leader="dot" w:pos="8788"/>
        </w:tabs>
      </w:pPr>
      <w:hyperlink w:anchor="_Toc29545" w:history="1">
        <w:r>
          <w:t xml:space="preserve">3.1.4 </w:t>
        </w:r>
        <w:r>
          <w:t>照片夹模块</w:t>
        </w:r>
        <w:r>
          <w:tab/>
        </w:r>
        <w:r>
          <w:fldChar w:fldCharType="begin"/>
        </w:r>
        <w:r>
          <w:instrText xml:space="preserve"> PAGEREF _Toc29545 \h </w:instrText>
        </w:r>
        <w:r>
          <w:fldChar w:fldCharType="separate"/>
        </w:r>
        <w:r>
          <w:t>8</w:t>
        </w:r>
        <w:r>
          <w:fldChar w:fldCharType="end"/>
        </w:r>
      </w:hyperlink>
    </w:p>
    <w:p w:rsidR="00EC0997" w:rsidRDefault="006117A3">
      <w:pPr>
        <w:pStyle w:val="30"/>
        <w:tabs>
          <w:tab w:val="right" w:leader="dot" w:pos="8788"/>
        </w:tabs>
      </w:pPr>
      <w:hyperlink w:anchor="_Toc8459" w:history="1">
        <w:r>
          <w:t xml:space="preserve">3.1.5 </w:t>
        </w:r>
        <w:r>
          <w:t>批量更改模板模块</w:t>
        </w:r>
        <w:r>
          <w:tab/>
        </w:r>
        <w:r>
          <w:fldChar w:fldCharType="begin"/>
        </w:r>
        <w:r>
          <w:instrText xml:space="preserve"> PAGEREF _Toc8459 \h </w:instrText>
        </w:r>
        <w:r>
          <w:fldChar w:fldCharType="separate"/>
        </w:r>
        <w:r>
          <w:t>9</w:t>
        </w:r>
        <w:r>
          <w:fldChar w:fldCharType="end"/>
        </w:r>
      </w:hyperlink>
    </w:p>
    <w:p w:rsidR="00EC0997" w:rsidRDefault="006117A3">
      <w:pPr>
        <w:pStyle w:val="30"/>
        <w:tabs>
          <w:tab w:val="right" w:leader="dot" w:pos="8788"/>
        </w:tabs>
      </w:pPr>
      <w:hyperlink w:anchor="_Toc27712" w:history="1">
        <w:r>
          <w:t xml:space="preserve">3.1.6 </w:t>
        </w:r>
        <w:r>
          <w:t>编辑模块</w:t>
        </w:r>
        <w:r>
          <w:tab/>
        </w:r>
        <w:r>
          <w:fldChar w:fldCharType="begin"/>
        </w:r>
        <w:r>
          <w:instrText xml:space="preserve"> PAGEREF _Toc27712 \h </w:instrText>
        </w:r>
        <w:r>
          <w:fldChar w:fldCharType="separate"/>
        </w:r>
        <w:r>
          <w:t>9</w:t>
        </w:r>
        <w:r>
          <w:fldChar w:fldCharType="end"/>
        </w:r>
      </w:hyperlink>
    </w:p>
    <w:p w:rsidR="00EC0997" w:rsidRDefault="006117A3">
      <w:pPr>
        <w:pStyle w:val="30"/>
        <w:tabs>
          <w:tab w:val="right" w:leader="dot" w:pos="8788"/>
        </w:tabs>
      </w:pPr>
      <w:hyperlink w:anchor="_Toc12229" w:history="1">
        <w:r>
          <w:t xml:space="preserve">3.1.7 </w:t>
        </w:r>
        <w:r>
          <w:t>导出相册模块</w:t>
        </w:r>
        <w:r>
          <w:tab/>
        </w:r>
        <w:r>
          <w:fldChar w:fldCharType="begin"/>
        </w:r>
        <w:r>
          <w:instrText xml:space="preserve"> PAGEREF _Toc12229 \h </w:instrText>
        </w:r>
        <w:r>
          <w:fldChar w:fldCharType="separate"/>
        </w:r>
        <w:r>
          <w:t>9</w:t>
        </w:r>
        <w:r>
          <w:fldChar w:fldCharType="end"/>
        </w:r>
      </w:hyperlink>
    </w:p>
    <w:p w:rsidR="00EC0997" w:rsidRDefault="006117A3">
      <w:pPr>
        <w:pStyle w:val="20"/>
        <w:tabs>
          <w:tab w:val="clear" w:pos="840"/>
          <w:tab w:val="clear" w:pos="8778"/>
          <w:tab w:val="right" w:leader="dot" w:pos="8788"/>
        </w:tabs>
      </w:pPr>
      <w:hyperlink w:anchor="_Toc20860" w:history="1">
        <w:r>
          <w:rPr>
            <w:bCs/>
            <w:iCs/>
          </w:rPr>
          <w:t xml:space="preserve">3.2 </w:t>
        </w:r>
        <w:r>
          <w:rPr>
            <w:bCs/>
            <w:iCs/>
          </w:rPr>
          <w:t>用例分析</w:t>
        </w:r>
        <w:r>
          <w:tab/>
        </w:r>
        <w:r>
          <w:fldChar w:fldCharType="begin"/>
        </w:r>
        <w:r>
          <w:instrText xml:space="preserve"> PAGEREF _Toc20860 \h </w:instrText>
        </w:r>
        <w:r>
          <w:fldChar w:fldCharType="separate"/>
        </w:r>
        <w:r>
          <w:t>9</w:t>
        </w:r>
        <w:r>
          <w:fldChar w:fldCharType="end"/>
        </w:r>
      </w:hyperlink>
    </w:p>
    <w:p w:rsidR="00EC0997" w:rsidRDefault="006117A3">
      <w:pPr>
        <w:pStyle w:val="30"/>
        <w:tabs>
          <w:tab w:val="right" w:leader="dot" w:pos="8788"/>
        </w:tabs>
      </w:pPr>
      <w:hyperlink w:anchor="_Toc21619" w:history="1">
        <w:r>
          <w:t xml:space="preserve">3.2.1 </w:t>
        </w:r>
        <w:r>
          <w:rPr>
            <w:rFonts w:hint="eastAsia"/>
          </w:rPr>
          <w:t>相册阅览用例分析</w:t>
        </w:r>
        <w:r>
          <w:tab/>
        </w:r>
        <w:r>
          <w:fldChar w:fldCharType="begin"/>
        </w:r>
        <w:r>
          <w:instrText xml:space="preserve"> PAGEREF _Toc21619 \h </w:instrText>
        </w:r>
        <w:r>
          <w:fldChar w:fldCharType="separate"/>
        </w:r>
        <w:r>
          <w:t>10</w:t>
        </w:r>
        <w:r>
          <w:fldChar w:fldCharType="end"/>
        </w:r>
      </w:hyperlink>
    </w:p>
    <w:p w:rsidR="00EC0997" w:rsidRDefault="006117A3">
      <w:pPr>
        <w:pStyle w:val="30"/>
        <w:tabs>
          <w:tab w:val="right" w:leader="dot" w:pos="8788"/>
        </w:tabs>
      </w:pPr>
      <w:hyperlink w:anchor="_Toc19562" w:history="1">
        <w:r>
          <w:t xml:space="preserve">3.2.2 </w:t>
        </w:r>
        <w:r>
          <w:rPr>
            <w:rFonts w:hint="eastAsia"/>
          </w:rPr>
          <w:t>打开</w:t>
        </w:r>
        <w:r>
          <w:rPr>
            <w:rFonts w:hint="eastAsia"/>
          </w:rPr>
          <w:t>/</w:t>
        </w:r>
        <w:r>
          <w:rPr>
            <w:rFonts w:hint="eastAsia"/>
          </w:rPr>
          <w:t>添加图片用例分析</w:t>
        </w:r>
        <w:r>
          <w:tab/>
        </w:r>
        <w:r>
          <w:fldChar w:fldCharType="begin"/>
        </w:r>
        <w:r>
          <w:instrText xml:space="preserve"> PAGEREF _Toc19562 \h </w:instrText>
        </w:r>
        <w:r>
          <w:fldChar w:fldCharType="separate"/>
        </w:r>
        <w:r>
          <w:t>12</w:t>
        </w:r>
        <w:r>
          <w:fldChar w:fldCharType="end"/>
        </w:r>
      </w:hyperlink>
    </w:p>
    <w:p w:rsidR="00EC0997" w:rsidRDefault="006117A3">
      <w:pPr>
        <w:pStyle w:val="30"/>
        <w:tabs>
          <w:tab w:val="right" w:leader="dot" w:pos="8788"/>
        </w:tabs>
      </w:pPr>
      <w:hyperlink w:anchor="_Toc30309" w:history="1">
        <w:r>
          <w:t xml:space="preserve">3.2.3 </w:t>
        </w:r>
        <w:r>
          <w:rPr>
            <w:rFonts w:hint="eastAsia"/>
          </w:rPr>
          <w:t>照片夹用例分析</w:t>
        </w:r>
        <w:r>
          <w:tab/>
        </w:r>
        <w:r>
          <w:fldChar w:fldCharType="begin"/>
        </w:r>
        <w:r>
          <w:instrText xml:space="preserve"> PAGEREF _Toc30309 \h </w:instrText>
        </w:r>
        <w:r>
          <w:fldChar w:fldCharType="separate"/>
        </w:r>
        <w:r>
          <w:t>14</w:t>
        </w:r>
        <w:r>
          <w:fldChar w:fldCharType="end"/>
        </w:r>
      </w:hyperlink>
    </w:p>
    <w:p w:rsidR="00EC0997" w:rsidRDefault="006117A3">
      <w:pPr>
        <w:pStyle w:val="30"/>
        <w:tabs>
          <w:tab w:val="right" w:leader="dot" w:pos="8788"/>
        </w:tabs>
      </w:pPr>
      <w:hyperlink w:anchor="_Toc17793" w:history="1">
        <w:r>
          <w:t xml:space="preserve">3.2.4 </w:t>
        </w:r>
        <w:r>
          <w:rPr>
            <w:rFonts w:hint="eastAsia"/>
          </w:rPr>
          <w:t>批量更改模版用例分析</w:t>
        </w:r>
        <w:r>
          <w:tab/>
        </w:r>
        <w:r>
          <w:fldChar w:fldCharType="begin"/>
        </w:r>
        <w:r>
          <w:instrText xml:space="preserve"> PAGEREF _Toc17793 \h </w:instrText>
        </w:r>
        <w:r>
          <w:fldChar w:fldCharType="separate"/>
        </w:r>
        <w:r>
          <w:t>15</w:t>
        </w:r>
        <w:r>
          <w:fldChar w:fldCharType="end"/>
        </w:r>
      </w:hyperlink>
    </w:p>
    <w:p w:rsidR="00EC0997" w:rsidRDefault="006117A3">
      <w:pPr>
        <w:pStyle w:val="30"/>
        <w:tabs>
          <w:tab w:val="right" w:leader="dot" w:pos="8788"/>
        </w:tabs>
      </w:pPr>
      <w:hyperlink w:anchor="_Toc10485" w:history="1">
        <w:r>
          <w:t xml:space="preserve">3.2.5 </w:t>
        </w:r>
        <w:r>
          <w:rPr>
            <w:rFonts w:hint="eastAsia"/>
          </w:rPr>
          <w:t>编辑用例分析</w:t>
        </w:r>
        <w:r>
          <w:tab/>
        </w:r>
        <w:r>
          <w:fldChar w:fldCharType="begin"/>
        </w:r>
        <w:r>
          <w:instrText xml:space="preserve"> PAGEREF _Toc10485 \h </w:instrText>
        </w:r>
        <w:r>
          <w:fldChar w:fldCharType="separate"/>
        </w:r>
        <w:r>
          <w:t>15</w:t>
        </w:r>
        <w:r>
          <w:fldChar w:fldCharType="end"/>
        </w:r>
      </w:hyperlink>
    </w:p>
    <w:p w:rsidR="00EC0997" w:rsidRDefault="006117A3">
      <w:pPr>
        <w:pStyle w:val="30"/>
        <w:tabs>
          <w:tab w:val="right" w:leader="dot" w:pos="8788"/>
        </w:tabs>
      </w:pPr>
      <w:hyperlink w:anchor="_Toc9328" w:history="1">
        <w:r>
          <w:t xml:space="preserve">3.2.6 </w:t>
        </w:r>
        <w:r>
          <w:rPr>
            <w:rFonts w:hint="eastAsia"/>
          </w:rPr>
          <w:t>导出相册用例分析</w:t>
        </w:r>
        <w:r>
          <w:tab/>
        </w:r>
        <w:r>
          <w:fldChar w:fldCharType="begin"/>
        </w:r>
        <w:r>
          <w:instrText xml:space="preserve"> PAGEREF _Toc9328 \h </w:instrText>
        </w:r>
        <w:r>
          <w:fldChar w:fldCharType="separate"/>
        </w:r>
        <w:r>
          <w:t>17</w:t>
        </w:r>
        <w:r>
          <w:fldChar w:fldCharType="end"/>
        </w:r>
      </w:hyperlink>
    </w:p>
    <w:p w:rsidR="00EC0997" w:rsidRDefault="006117A3">
      <w:pPr>
        <w:pStyle w:val="20"/>
        <w:tabs>
          <w:tab w:val="clear" w:pos="840"/>
          <w:tab w:val="clear" w:pos="8778"/>
          <w:tab w:val="right" w:leader="dot" w:pos="8788"/>
        </w:tabs>
      </w:pPr>
      <w:hyperlink w:anchor="_Toc14313" w:history="1">
        <w:r>
          <w:t xml:space="preserve">3.3 </w:t>
        </w:r>
        <w:r>
          <w:rPr>
            <w:rFonts w:hint="eastAsia"/>
          </w:rPr>
          <w:t>非功能性需求</w:t>
        </w:r>
        <w:r>
          <w:tab/>
        </w:r>
        <w:r>
          <w:fldChar w:fldCharType="begin"/>
        </w:r>
        <w:r>
          <w:instrText xml:space="preserve"> PAGEREF _Toc14313 \h </w:instrText>
        </w:r>
        <w:r>
          <w:fldChar w:fldCharType="separate"/>
        </w:r>
        <w:r>
          <w:t>19</w:t>
        </w:r>
        <w:r>
          <w:fldChar w:fldCharType="end"/>
        </w:r>
      </w:hyperlink>
    </w:p>
    <w:p w:rsidR="00EC0997" w:rsidRDefault="006117A3">
      <w:pPr>
        <w:pStyle w:val="30"/>
        <w:tabs>
          <w:tab w:val="right" w:leader="dot" w:pos="8788"/>
        </w:tabs>
      </w:pPr>
      <w:hyperlink w:anchor="_Toc17774" w:history="1">
        <w:r>
          <w:rPr>
            <w:rFonts w:hint="eastAsia"/>
          </w:rPr>
          <w:t xml:space="preserve">3.3.1 </w:t>
        </w:r>
        <w:r>
          <w:t>性能与</w:t>
        </w:r>
        <w:r>
          <w:rPr>
            <w:rFonts w:hint="eastAsia"/>
          </w:rPr>
          <w:t>可靠性</w:t>
        </w:r>
        <w:r>
          <w:tab/>
        </w:r>
        <w:r>
          <w:fldChar w:fldCharType="begin"/>
        </w:r>
        <w:r>
          <w:instrText xml:space="preserve"> PAGEREF _Toc17774 \h </w:instrText>
        </w:r>
        <w:r>
          <w:fldChar w:fldCharType="separate"/>
        </w:r>
        <w:r>
          <w:t>19</w:t>
        </w:r>
        <w:r>
          <w:fldChar w:fldCharType="end"/>
        </w:r>
      </w:hyperlink>
    </w:p>
    <w:p w:rsidR="00EC0997" w:rsidRDefault="006117A3">
      <w:pPr>
        <w:pStyle w:val="30"/>
        <w:tabs>
          <w:tab w:val="right" w:leader="dot" w:pos="8788"/>
        </w:tabs>
      </w:pPr>
      <w:hyperlink w:anchor="_Toc30719" w:history="1">
        <w:r>
          <w:rPr>
            <w:rFonts w:hint="eastAsia"/>
          </w:rPr>
          <w:t xml:space="preserve">3.3.2 </w:t>
        </w:r>
        <w:r>
          <w:rPr>
            <w:rFonts w:hint="eastAsia"/>
          </w:rPr>
          <w:t>易操作性</w:t>
        </w:r>
        <w:r>
          <w:tab/>
        </w:r>
        <w:r>
          <w:fldChar w:fldCharType="begin"/>
        </w:r>
        <w:r>
          <w:instrText xml:space="preserve"> PAGEREF _Toc30719 \h </w:instrText>
        </w:r>
        <w:r>
          <w:fldChar w:fldCharType="separate"/>
        </w:r>
        <w:r>
          <w:t>19</w:t>
        </w:r>
        <w:r>
          <w:fldChar w:fldCharType="end"/>
        </w:r>
      </w:hyperlink>
    </w:p>
    <w:p w:rsidR="00EC0997" w:rsidRDefault="006117A3">
      <w:pPr>
        <w:pStyle w:val="30"/>
        <w:tabs>
          <w:tab w:val="right" w:leader="dot" w:pos="8788"/>
        </w:tabs>
      </w:pPr>
      <w:hyperlink w:anchor="_Toc30238" w:history="1">
        <w:r>
          <w:rPr>
            <w:rFonts w:hint="eastAsia"/>
          </w:rPr>
          <w:t xml:space="preserve">3.3.3 </w:t>
        </w:r>
        <w:r>
          <w:rPr>
            <w:rFonts w:hint="eastAsia"/>
          </w:rPr>
          <w:t>可扩展性</w:t>
        </w:r>
        <w:r>
          <w:tab/>
        </w:r>
        <w:r>
          <w:fldChar w:fldCharType="begin"/>
        </w:r>
        <w:r>
          <w:instrText xml:space="preserve"> PAGEREF _Toc30238 \h </w:instrText>
        </w:r>
        <w:r>
          <w:fldChar w:fldCharType="separate"/>
        </w:r>
        <w:r>
          <w:t>19</w:t>
        </w:r>
        <w:r>
          <w:fldChar w:fldCharType="end"/>
        </w:r>
      </w:hyperlink>
    </w:p>
    <w:p w:rsidR="00EC0997" w:rsidRDefault="006117A3">
      <w:pPr>
        <w:pStyle w:val="10"/>
        <w:tabs>
          <w:tab w:val="right" w:leader="dot" w:pos="8788"/>
        </w:tabs>
      </w:pPr>
      <w:hyperlink w:anchor="_Toc1216" w:history="1">
        <w:r>
          <w:t xml:space="preserve">4 </w:t>
        </w:r>
        <w:r>
          <w:rPr>
            <w:rFonts w:hint="eastAsia"/>
          </w:rPr>
          <w:t>系统设计</w:t>
        </w:r>
        <w:r>
          <w:tab/>
        </w:r>
        <w:r>
          <w:fldChar w:fldCharType="begin"/>
        </w:r>
        <w:r>
          <w:instrText xml:space="preserve"> PAGEREF _Toc1216 \h </w:instrText>
        </w:r>
        <w:r>
          <w:fldChar w:fldCharType="separate"/>
        </w:r>
        <w:r>
          <w:t>20</w:t>
        </w:r>
        <w:r>
          <w:fldChar w:fldCharType="end"/>
        </w:r>
      </w:hyperlink>
    </w:p>
    <w:p w:rsidR="00EC0997" w:rsidRDefault="006117A3">
      <w:pPr>
        <w:pStyle w:val="20"/>
        <w:tabs>
          <w:tab w:val="clear" w:pos="840"/>
          <w:tab w:val="clear" w:pos="8778"/>
          <w:tab w:val="right" w:leader="dot" w:pos="8788"/>
        </w:tabs>
      </w:pPr>
      <w:hyperlink w:anchor="_Toc7817" w:history="1">
        <w:r>
          <w:rPr>
            <w:rFonts w:hint="eastAsia"/>
          </w:rPr>
          <w:t>4.</w:t>
        </w:r>
        <w:r>
          <w:t xml:space="preserve">1 </w:t>
        </w:r>
        <w:r>
          <w:rPr>
            <w:rFonts w:hint="eastAsia"/>
          </w:rPr>
          <w:t>总体设计</w:t>
        </w:r>
        <w:r>
          <w:tab/>
        </w:r>
        <w:r>
          <w:fldChar w:fldCharType="begin"/>
        </w:r>
        <w:r>
          <w:instrText xml:space="preserve"> PAGEREF _Toc7817 \h </w:instrText>
        </w:r>
        <w:r>
          <w:fldChar w:fldCharType="separate"/>
        </w:r>
        <w:r>
          <w:t>20</w:t>
        </w:r>
        <w:r>
          <w:fldChar w:fldCharType="end"/>
        </w:r>
      </w:hyperlink>
    </w:p>
    <w:p w:rsidR="00EC0997" w:rsidRDefault="006117A3">
      <w:pPr>
        <w:pStyle w:val="20"/>
        <w:tabs>
          <w:tab w:val="clear" w:pos="840"/>
          <w:tab w:val="clear" w:pos="8778"/>
          <w:tab w:val="right" w:leader="dot" w:pos="8788"/>
        </w:tabs>
      </w:pPr>
      <w:hyperlink w:anchor="_Toc7697" w:history="1">
        <w:r>
          <w:rPr>
            <w:rFonts w:hint="eastAsia"/>
          </w:rPr>
          <w:t>4.</w:t>
        </w:r>
        <w:r>
          <w:t xml:space="preserve">2 </w:t>
        </w:r>
        <w:r>
          <w:rPr>
            <w:rFonts w:hint="eastAsia"/>
          </w:rPr>
          <w:t>模块划分与功能设计</w:t>
        </w:r>
        <w:r>
          <w:tab/>
        </w:r>
        <w:r>
          <w:fldChar w:fldCharType="begin"/>
        </w:r>
        <w:r>
          <w:instrText xml:space="preserve"> PAGEREF _Toc7697 \h </w:instrText>
        </w:r>
        <w:r>
          <w:fldChar w:fldCharType="separate"/>
        </w:r>
        <w:r>
          <w:t>21</w:t>
        </w:r>
        <w:r>
          <w:fldChar w:fldCharType="end"/>
        </w:r>
      </w:hyperlink>
    </w:p>
    <w:p w:rsidR="00EC0997" w:rsidRDefault="006117A3">
      <w:pPr>
        <w:pStyle w:val="30"/>
        <w:tabs>
          <w:tab w:val="right" w:leader="dot" w:pos="8788"/>
        </w:tabs>
      </w:pPr>
      <w:hyperlink w:anchor="_Toc7935" w:history="1">
        <w:r>
          <w:rPr>
            <w:rFonts w:hint="eastAsia"/>
          </w:rPr>
          <w:t>4.</w:t>
        </w:r>
        <w:r>
          <w:t>2</w:t>
        </w:r>
        <w:r>
          <w:rPr>
            <w:rFonts w:hint="eastAsia"/>
          </w:rPr>
          <w:t>.</w:t>
        </w:r>
        <w:r>
          <w:t>1</w:t>
        </w:r>
        <w:r>
          <w:rPr>
            <w:rFonts w:hint="eastAsia"/>
          </w:rPr>
          <w:t xml:space="preserve"> </w:t>
        </w:r>
        <w:r>
          <w:rPr>
            <w:rFonts w:hint="eastAsia"/>
          </w:rPr>
          <w:t>模块概述</w:t>
        </w:r>
        <w:r>
          <w:tab/>
        </w:r>
        <w:r>
          <w:fldChar w:fldCharType="begin"/>
        </w:r>
        <w:r>
          <w:instrText xml:space="preserve"> PAGEREF _Toc7935 \h </w:instrText>
        </w:r>
        <w:r>
          <w:fldChar w:fldCharType="separate"/>
        </w:r>
        <w:r>
          <w:t>21</w:t>
        </w:r>
        <w:r>
          <w:fldChar w:fldCharType="end"/>
        </w:r>
      </w:hyperlink>
    </w:p>
    <w:p w:rsidR="00EC0997" w:rsidRDefault="006117A3">
      <w:pPr>
        <w:pStyle w:val="30"/>
        <w:tabs>
          <w:tab w:val="right" w:leader="dot" w:pos="8788"/>
        </w:tabs>
      </w:pPr>
      <w:hyperlink w:anchor="_Toc11031" w:history="1">
        <w:r>
          <w:rPr>
            <w:rFonts w:hint="eastAsia"/>
          </w:rPr>
          <w:t>4.</w:t>
        </w:r>
        <w:r>
          <w:t>2</w:t>
        </w:r>
        <w:r>
          <w:rPr>
            <w:rFonts w:hint="eastAsia"/>
          </w:rPr>
          <w:t xml:space="preserve">.2 </w:t>
        </w:r>
        <w:r>
          <w:t>相册阅览模块</w:t>
        </w:r>
        <w:r>
          <w:tab/>
        </w:r>
        <w:r>
          <w:fldChar w:fldCharType="begin"/>
        </w:r>
        <w:r>
          <w:instrText xml:space="preserve"> PAGEREF _Toc11031 \h </w:instrText>
        </w:r>
        <w:r>
          <w:fldChar w:fldCharType="separate"/>
        </w:r>
        <w:r>
          <w:t>24</w:t>
        </w:r>
        <w:r>
          <w:fldChar w:fldCharType="end"/>
        </w:r>
      </w:hyperlink>
    </w:p>
    <w:p w:rsidR="00EC0997" w:rsidRDefault="006117A3">
      <w:pPr>
        <w:pStyle w:val="30"/>
        <w:tabs>
          <w:tab w:val="right" w:leader="dot" w:pos="8788"/>
        </w:tabs>
      </w:pPr>
      <w:hyperlink w:anchor="_Toc29145" w:history="1">
        <w:r>
          <w:rPr>
            <w:rFonts w:hint="eastAsia"/>
          </w:rPr>
          <w:t xml:space="preserve">4.2.4 </w:t>
        </w:r>
        <w:r>
          <w:rPr>
            <w:rFonts w:hint="eastAsia"/>
          </w:rPr>
          <w:t>照片夹模块</w:t>
        </w:r>
        <w:r>
          <w:tab/>
        </w:r>
        <w:r>
          <w:fldChar w:fldCharType="begin"/>
        </w:r>
        <w:r>
          <w:instrText xml:space="preserve"> PAGEREF _Toc29145 \h </w:instrText>
        </w:r>
        <w:r>
          <w:fldChar w:fldCharType="separate"/>
        </w:r>
        <w:r>
          <w:t>26</w:t>
        </w:r>
        <w:r>
          <w:fldChar w:fldCharType="end"/>
        </w:r>
      </w:hyperlink>
    </w:p>
    <w:p w:rsidR="00EC0997" w:rsidRDefault="006117A3">
      <w:pPr>
        <w:pStyle w:val="30"/>
        <w:tabs>
          <w:tab w:val="right" w:leader="dot" w:pos="8788"/>
        </w:tabs>
      </w:pPr>
      <w:hyperlink w:anchor="_Toc21862" w:history="1">
        <w:r>
          <w:rPr>
            <w:rFonts w:hint="eastAsia"/>
          </w:rPr>
          <w:t>4.</w:t>
        </w:r>
        <w:r>
          <w:t>2</w:t>
        </w:r>
        <w:r>
          <w:rPr>
            <w:rFonts w:hint="eastAsia"/>
          </w:rPr>
          <w:t xml:space="preserve">.5 </w:t>
        </w:r>
        <w:r>
          <w:t>批量更改模版模块</w:t>
        </w:r>
        <w:r>
          <w:tab/>
        </w:r>
        <w:r>
          <w:fldChar w:fldCharType="begin"/>
        </w:r>
        <w:r>
          <w:instrText xml:space="preserve"> PAGEREF _Toc21862 \h </w:instrText>
        </w:r>
        <w:r>
          <w:fldChar w:fldCharType="separate"/>
        </w:r>
        <w:r>
          <w:t>27</w:t>
        </w:r>
        <w:r>
          <w:fldChar w:fldCharType="end"/>
        </w:r>
      </w:hyperlink>
    </w:p>
    <w:p w:rsidR="00EC0997" w:rsidRDefault="006117A3">
      <w:pPr>
        <w:pStyle w:val="30"/>
        <w:tabs>
          <w:tab w:val="right" w:leader="dot" w:pos="8788"/>
        </w:tabs>
      </w:pPr>
      <w:hyperlink w:anchor="_Toc22642" w:history="1">
        <w:r>
          <w:rPr>
            <w:rFonts w:hint="eastAsia"/>
          </w:rPr>
          <w:t>4.</w:t>
        </w:r>
        <w:r>
          <w:t>2</w:t>
        </w:r>
        <w:r>
          <w:rPr>
            <w:rFonts w:hint="eastAsia"/>
          </w:rPr>
          <w:t xml:space="preserve">.6 </w:t>
        </w:r>
        <w:r>
          <w:t>编辑</w:t>
        </w:r>
        <w:r>
          <w:rPr>
            <w:rFonts w:hint="eastAsia"/>
          </w:rPr>
          <w:t>模块</w:t>
        </w:r>
        <w:r>
          <w:tab/>
        </w:r>
        <w:r>
          <w:fldChar w:fldCharType="begin"/>
        </w:r>
        <w:r>
          <w:instrText xml:space="preserve"> PAGEREF _Toc22642 \h </w:instrText>
        </w:r>
        <w:r>
          <w:fldChar w:fldCharType="separate"/>
        </w:r>
        <w:r>
          <w:t>27</w:t>
        </w:r>
        <w:r>
          <w:fldChar w:fldCharType="end"/>
        </w:r>
      </w:hyperlink>
    </w:p>
    <w:p w:rsidR="00EC0997" w:rsidRDefault="006117A3">
      <w:pPr>
        <w:pStyle w:val="30"/>
        <w:tabs>
          <w:tab w:val="right" w:leader="dot" w:pos="8788"/>
        </w:tabs>
      </w:pPr>
      <w:hyperlink w:anchor="_Toc1695" w:history="1">
        <w:r>
          <w:rPr>
            <w:rFonts w:hint="eastAsia"/>
          </w:rPr>
          <w:t>4.</w:t>
        </w:r>
        <w:r>
          <w:t>2</w:t>
        </w:r>
        <w:r>
          <w:rPr>
            <w:rFonts w:hint="eastAsia"/>
          </w:rPr>
          <w:t xml:space="preserve">.7 </w:t>
        </w:r>
        <w:r>
          <w:t>导出相册</w:t>
        </w:r>
        <w:r>
          <w:rPr>
            <w:rFonts w:hint="eastAsia"/>
          </w:rPr>
          <w:t>模块</w:t>
        </w:r>
        <w:r>
          <w:tab/>
        </w:r>
        <w:r>
          <w:fldChar w:fldCharType="begin"/>
        </w:r>
        <w:r>
          <w:instrText xml:space="preserve"> PAGEREF _Toc1695 \h </w:instrText>
        </w:r>
        <w:r>
          <w:fldChar w:fldCharType="separate"/>
        </w:r>
        <w:r>
          <w:t>31</w:t>
        </w:r>
        <w:r>
          <w:fldChar w:fldCharType="end"/>
        </w:r>
      </w:hyperlink>
    </w:p>
    <w:p w:rsidR="00EC0997" w:rsidRDefault="006117A3">
      <w:pPr>
        <w:pStyle w:val="20"/>
        <w:tabs>
          <w:tab w:val="clear" w:pos="840"/>
          <w:tab w:val="clear" w:pos="8778"/>
          <w:tab w:val="right" w:leader="dot" w:pos="8788"/>
        </w:tabs>
      </w:pPr>
      <w:hyperlink w:anchor="_Toc21722" w:history="1">
        <w:r>
          <w:rPr>
            <w:rFonts w:hint="eastAsia"/>
          </w:rPr>
          <w:t>4.</w:t>
        </w:r>
        <w:r>
          <w:t>3</w:t>
        </w:r>
        <w:r>
          <w:rPr>
            <w:rFonts w:hint="eastAsia"/>
          </w:rPr>
          <w:t xml:space="preserve"> </w:t>
        </w:r>
        <w:r>
          <w:rPr>
            <w:rFonts w:hint="eastAsia"/>
          </w:rPr>
          <w:t>开发环境</w:t>
        </w:r>
        <w:r>
          <w:tab/>
        </w:r>
        <w:r>
          <w:fldChar w:fldCharType="begin"/>
        </w:r>
        <w:r>
          <w:instrText xml:space="preserve"> PAGEREF _Toc21722 \h </w:instrText>
        </w:r>
        <w:r>
          <w:fldChar w:fldCharType="separate"/>
        </w:r>
        <w:r>
          <w:t>31</w:t>
        </w:r>
        <w:r>
          <w:fldChar w:fldCharType="end"/>
        </w:r>
      </w:hyperlink>
    </w:p>
    <w:p w:rsidR="00EC0997" w:rsidRDefault="006117A3">
      <w:pPr>
        <w:pStyle w:val="10"/>
        <w:tabs>
          <w:tab w:val="right" w:leader="dot" w:pos="8788"/>
        </w:tabs>
      </w:pPr>
      <w:hyperlink w:anchor="_Toc9176" w:history="1">
        <w:r>
          <w:t xml:space="preserve">5 </w:t>
        </w:r>
        <w:r>
          <w:rPr>
            <w:rFonts w:hint="eastAsia"/>
          </w:rPr>
          <w:t>软件实现</w:t>
        </w:r>
        <w:r>
          <w:tab/>
        </w:r>
        <w:r>
          <w:fldChar w:fldCharType="begin"/>
        </w:r>
        <w:r>
          <w:instrText xml:space="preserve"> PAGEREF _Toc9176 \h </w:instrText>
        </w:r>
        <w:r>
          <w:fldChar w:fldCharType="separate"/>
        </w:r>
        <w:r>
          <w:t>32</w:t>
        </w:r>
        <w:r>
          <w:fldChar w:fldCharType="end"/>
        </w:r>
      </w:hyperlink>
    </w:p>
    <w:p w:rsidR="00EC0997" w:rsidRDefault="006117A3">
      <w:pPr>
        <w:pStyle w:val="20"/>
        <w:tabs>
          <w:tab w:val="clear" w:pos="840"/>
          <w:tab w:val="clear" w:pos="8778"/>
          <w:tab w:val="right" w:leader="dot" w:pos="8788"/>
        </w:tabs>
      </w:pPr>
      <w:hyperlink w:anchor="_Toc32256" w:history="1">
        <w:r>
          <w:t xml:space="preserve">5.1 </w:t>
        </w:r>
        <w:r>
          <w:rPr>
            <w:rFonts w:hint="eastAsia"/>
          </w:rPr>
          <w:t>开始模块</w:t>
        </w:r>
        <w:r>
          <w:tab/>
        </w:r>
        <w:r>
          <w:fldChar w:fldCharType="begin"/>
        </w:r>
        <w:r>
          <w:instrText xml:space="preserve"> PAGEREF _Toc32256 \h </w:instrText>
        </w:r>
        <w:r>
          <w:fldChar w:fldCharType="separate"/>
        </w:r>
        <w:r>
          <w:t>32</w:t>
        </w:r>
        <w:r>
          <w:fldChar w:fldCharType="end"/>
        </w:r>
      </w:hyperlink>
    </w:p>
    <w:p w:rsidR="00EC0997" w:rsidRDefault="006117A3">
      <w:pPr>
        <w:pStyle w:val="20"/>
        <w:tabs>
          <w:tab w:val="clear" w:pos="840"/>
          <w:tab w:val="clear" w:pos="8778"/>
          <w:tab w:val="right" w:leader="dot" w:pos="8788"/>
        </w:tabs>
      </w:pPr>
      <w:hyperlink w:anchor="_Toc32144" w:history="1">
        <w:r>
          <w:rPr>
            <w:rFonts w:hint="eastAsia"/>
            <w:bCs/>
            <w:iCs/>
          </w:rPr>
          <w:t>5.1.1</w:t>
        </w:r>
        <w:r>
          <w:rPr>
            <w:rFonts w:hint="eastAsia"/>
            <w:bCs/>
            <w:iCs/>
          </w:rPr>
          <w:t>开始模块界面设计</w:t>
        </w:r>
        <w:r>
          <w:tab/>
        </w:r>
        <w:r>
          <w:fldChar w:fldCharType="begin"/>
        </w:r>
        <w:r>
          <w:instrText xml:space="preserve"> PAGEREF _Toc32144 \h </w:instrText>
        </w:r>
        <w:r>
          <w:fldChar w:fldCharType="separate"/>
        </w:r>
        <w:r>
          <w:t>32</w:t>
        </w:r>
        <w:r>
          <w:fldChar w:fldCharType="end"/>
        </w:r>
      </w:hyperlink>
    </w:p>
    <w:p w:rsidR="00EC0997" w:rsidRDefault="006117A3">
      <w:pPr>
        <w:pStyle w:val="20"/>
        <w:tabs>
          <w:tab w:val="clear" w:pos="840"/>
          <w:tab w:val="clear" w:pos="8778"/>
          <w:tab w:val="right" w:leader="dot" w:pos="8788"/>
        </w:tabs>
      </w:pPr>
      <w:hyperlink w:anchor="_Toc27253" w:history="1">
        <w:r>
          <w:rPr>
            <w:rFonts w:hint="eastAsia"/>
            <w:bCs/>
            <w:iCs/>
          </w:rPr>
          <w:t xml:space="preserve">5.1.2 </w:t>
        </w:r>
        <w:r>
          <w:rPr>
            <w:rFonts w:hint="eastAsia"/>
            <w:bCs/>
            <w:iCs/>
          </w:rPr>
          <w:t>开始界面类设计</w:t>
        </w:r>
        <w:r>
          <w:tab/>
        </w:r>
        <w:r>
          <w:fldChar w:fldCharType="begin"/>
        </w:r>
        <w:r>
          <w:instrText xml:space="preserve"> PAGEREF _Toc27253 \h </w:instrText>
        </w:r>
        <w:r>
          <w:fldChar w:fldCharType="separate"/>
        </w:r>
        <w:r>
          <w:t>32</w:t>
        </w:r>
        <w:r>
          <w:fldChar w:fldCharType="end"/>
        </w:r>
      </w:hyperlink>
    </w:p>
    <w:p w:rsidR="00EC0997" w:rsidRDefault="006117A3">
      <w:pPr>
        <w:pStyle w:val="20"/>
        <w:tabs>
          <w:tab w:val="clear" w:pos="840"/>
          <w:tab w:val="clear" w:pos="8778"/>
          <w:tab w:val="right" w:leader="dot" w:pos="8788"/>
        </w:tabs>
      </w:pPr>
      <w:hyperlink w:anchor="_Toc24574" w:history="1">
        <w:r>
          <w:t xml:space="preserve">5.2 </w:t>
        </w:r>
        <w:r>
          <w:rPr>
            <w:rFonts w:hint="eastAsia"/>
          </w:rPr>
          <w:t>相册阅览模块</w:t>
        </w:r>
        <w:r>
          <w:tab/>
        </w:r>
        <w:r>
          <w:fldChar w:fldCharType="begin"/>
        </w:r>
        <w:r>
          <w:instrText xml:space="preserve"> PAGEREF _Toc24574 \h </w:instrText>
        </w:r>
        <w:r>
          <w:fldChar w:fldCharType="separate"/>
        </w:r>
        <w:r>
          <w:t>33</w:t>
        </w:r>
        <w:r>
          <w:fldChar w:fldCharType="end"/>
        </w:r>
      </w:hyperlink>
    </w:p>
    <w:p w:rsidR="00EC0997" w:rsidRDefault="006117A3">
      <w:pPr>
        <w:pStyle w:val="20"/>
        <w:tabs>
          <w:tab w:val="clear" w:pos="840"/>
          <w:tab w:val="clear" w:pos="8778"/>
          <w:tab w:val="right" w:leader="dot" w:pos="8788"/>
        </w:tabs>
      </w:pPr>
      <w:hyperlink w:anchor="_Toc3565" w:history="1">
        <w:r>
          <w:rPr>
            <w:rFonts w:hint="eastAsia"/>
            <w:bCs/>
            <w:iCs/>
          </w:rPr>
          <w:t>5.2.1</w:t>
        </w:r>
        <w:r>
          <w:rPr>
            <w:rFonts w:hint="eastAsia"/>
            <w:bCs/>
            <w:iCs/>
          </w:rPr>
          <w:t>相册阅览模块界面设计</w:t>
        </w:r>
        <w:r>
          <w:tab/>
        </w:r>
        <w:r>
          <w:fldChar w:fldCharType="begin"/>
        </w:r>
        <w:r>
          <w:instrText xml:space="preserve"> PAGEREF _Toc3565 \h </w:instrText>
        </w:r>
        <w:r>
          <w:fldChar w:fldCharType="separate"/>
        </w:r>
        <w:r>
          <w:t>33</w:t>
        </w:r>
        <w:r>
          <w:fldChar w:fldCharType="end"/>
        </w:r>
      </w:hyperlink>
    </w:p>
    <w:p w:rsidR="00EC0997" w:rsidRDefault="006117A3">
      <w:pPr>
        <w:pStyle w:val="20"/>
        <w:tabs>
          <w:tab w:val="clear" w:pos="840"/>
          <w:tab w:val="clear" w:pos="8778"/>
          <w:tab w:val="right" w:leader="dot" w:pos="8788"/>
        </w:tabs>
      </w:pPr>
      <w:hyperlink w:anchor="_Toc20206" w:history="1">
        <w:r>
          <w:rPr>
            <w:rFonts w:hint="eastAsia"/>
            <w:bCs/>
            <w:iCs/>
          </w:rPr>
          <w:t>5.2.2</w:t>
        </w:r>
        <w:r>
          <w:rPr>
            <w:rFonts w:hint="eastAsia"/>
            <w:bCs/>
            <w:iCs/>
          </w:rPr>
          <w:t>相册阅览模块类设计</w:t>
        </w:r>
        <w:r>
          <w:tab/>
        </w:r>
        <w:r>
          <w:fldChar w:fldCharType="begin"/>
        </w:r>
        <w:r>
          <w:instrText xml:space="preserve"> PAGEREF _Toc20206 \h </w:instrText>
        </w:r>
        <w:r>
          <w:fldChar w:fldCharType="separate"/>
        </w:r>
        <w:r>
          <w:t>34</w:t>
        </w:r>
        <w:r>
          <w:fldChar w:fldCharType="end"/>
        </w:r>
      </w:hyperlink>
    </w:p>
    <w:p w:rsidR="00EC0997" w:rsidRDefault="006117A3">
      <w:pPr>
        <w:pStyle w:val="20"/>
        <w:tabs>
          <w:tab w:val="clear" w:pos="840"/>
          <w:tab w:val="clear" w:pos="8778"/>
          <w:tab w:val="right" w:leader="dot" w:pos="8788"/>
        </w:tabs>
      </w:pPr>
      <w:hyperlink w:anchor="_Toc2094" w:history="1">
        <w:r>
          <w:rPr>
            <w:rFonts w:hint="eastAsia"/>
          </w:rPr>
          <w:t xml:space="preserve">5.3 </w:t>
        </w:r>
        <w:r>
          <w:rPr>
            <w:rFonts w:hint="eastAsia"/>
          </w:rPr>
          <w:t>打开</w:t>
        </w:r>
        <w:r>
          <w:rPr>
            <w:rFonts w:hint="eastAsia"/>
          </w:rPr>
          <w:t>/</w:t>
        </w:r>
        <w:r>
          <w:rPr>
            <w:rFonts w:hint="eastAsia"/>
          </w:rPr>
          <w:t>添加图片</w:t>
        </w:r>
        <w:r>
          <w:tab/>
        </w:r>
        <w:r>
          <w:fldChar w:fldCharType="begin"/>
        </w:r>
        <w:r>
          <w:instrText xml:space="preserve"> PAGEREF _Toc2094 \h </w:instrText>
        </w:r>
        <w:r>
          <w:fldChar w:fldCharType="separate"/>
        </w:r>
        <w:r>
          <w:t>34</w:t>
        </w:r>
        <w:r>
          <w:fldChar w:fldCharType="end"/>
        </w:r>
      </w:hyperlink>
    </w:p>
    <w:p w:rsidR="00EC0997" w:rsidRDefault="006117A3">
      <w:pPr>
        <w:pStyle w:val="20"/>
        <w:tabs>
          <w:tab w:val="clear" w:pos="840"/>
          <w:tab w:val="clear" w:pos="8778"/>
          <w:tab w:val="right" w:leader="dot" w:pos="8788"/>
        </w:tabs>
      </w:pPr>
      <w:hyperlink w:anchor="_Toc4503" w:history="1">
        <w:r>
          <w:rPr>
            <w:rFonts w:hint="eastAsia"/>
          </w:rPr>
          <w:t xml:space="preserve">5.4 </w:t>
        </w:r>
        <w:r>
          <w:rPr>
            <w:rFonts w:hint="eastAsia"/>
          </w:rPr>
          <w:t>照片夹</w:t>
        </w:r>
        <w:r>
          <w:tab/>
        </w:r>
        <w:r>
          <w:fldChar w:fldCharType="begin"/>
        </w:r>
        <w:r>
          <w:instrText xml:space="preserve"> PAGEREF _Toc4503 \h </w:instrText>
        </w:r>
        <w:r>
          <w:fldChar w:fldCharType="separate"/>
        </w:r>
        <w:r>
          <w:t>37</w:t>
        </w:r>
        <w:r>
          <w:fldChar w:fldCharType="end"/>
        </w:r>
      </w:hyperlink>
    </w:p>
    <w:p w:rsidR="00EC0997" w:rsidRDefault="006117A3">
      <w:pPr>
        <w:pStyle w:val="20"/>
        <w:tabs>
          <w:tab w:val="clear" w:pos="840"/>
          <w:tab w:val="clear" w:pos="8778"/>
          <w:tab w:val="right" w:leader="dot" w:pos="8788"/>
        </w:tabs>
      </w:pPr>
      <w:hyperlink w:anchor="_Toc6157" w:history="1">
        <w:r>
          <w:rPr>
            <w:rFonts w:hint="eastAsia"/>
          </w:rPr>
          <w:t xml:space="preserve">5.5 </w:t>
        </w:r>
        <w:r>
          <w:rPr>
            <w:rFonts w:hint="eastAsia"/>
          </w:rPr>
          <w:t>批量更改模板</w:t>
        </w:r>
        <w:r>
          <w:tab/>
        </w:r>
        <w:r>
          <w:fldChar w:fldCharType="begin"/>
        </w:r>
        <w:r>
          <w:instrText xml:space="preserve"> PAGEREF _Toc6157 \h </w:instrText>
        </w:r>
        <w:r>
          <w:fldChar w:fldCharType="separate"/>
        </w:r>
        <w:r>
          <w:t>38</w:t>
        </w:r>
        <w:r>
          <w:fldChar w:fldCharType="end"/>
        </w:r>
      </w:hyperlink>
    </w:p>
    <w:p w:rsidR="00EC0997" w:rsidRDefault="006117A3">
      <w:pPr>
        <w:pStyle w:val="20"/>
        <w:tabs>
          <w:tab w:val="clear" w:pos="840"/>
          <w:tab w:val="clear" w:pos="8778"/>
          <w:tab w:val="right" w:leader="dot" w:pos="8788"/>
        </w:tabs>
      </w:pPr>
      <w:hyperlink w:anchor="_Toc5643" w:history="1">
        <w:r>
          <w:rPr>
            <w:rFonts w:hint="eastAsia"/>
          </w:rPr>
          <w:t xml:space="preserve">5.6 </w:t>
        </w:r>
        <w:r>
          <w:rPr>
            <w:rFonts w:hint="eastAsia"/>
          </w:rPr>
          <w:t>编辑</w:t>
        </w:r>
        <w:r>
          <w:tab/>
        </w:r>
        <w:r>
          <w:fldChar w:fldCharType="begin"/>
        </w:r>
        <w:r>
          <w:instrText xml:space="preserve"> PAGEREF _Toc5643 \h </w:instrText>
        </w:r>
        <w:r>
          <w:fldChar w:fldCharType="separate"/>
        </w:r>
        <w:r>
          <w:t>38</w:t>
        </w:r>
        <w:r>
          <w:fldChar w:fldCharType="end"/>
        </w:r>
      </w:hyperlink>
    </w:p>
    <w:p w:rsidR="00EC0997" w:rsidRDefault="006117A3">
      <w:pPr>
        <w:pStyle w:val="20"/>
        <w:tabs>
          <w:tab w:val="clear" w:pos="840"/>
          <w:tab w:val="clear" w:pos="8778"/>
          <w:tab w:val="right" w:leader="dot" w:pos="8788"/>
        </w:tabs>
      </w:pPr>
      <w:hyperlink w:anchor="_Toc15264" w:history="1">
        <w:r>
          <w:rPr>
            <w:rFonts w:hint="eastAsia"/>
          </w:rPr>
          <w:t xml:space="preserve">5.7 </w:t>
        </w:r>
        <w:r>
          <w:rPr>
            <w:rFonts w:hint="eastAsia"/>
          </w:rPr>
          <w:t>导出相册</w:t>
        </w:r>
        <w:r>
          <w:tab/>
        </w:r>
        <w:r>
          <w:fldChar w:fldCharType="begin"/>
        </w:r>
        <w:r>
          <w:instrText xml:space="preserve"> PAGEREF _Toc15264 \h </w:instrText>
        </w:r>
        <w:r>
          <w:fldChar w:fldCharType="separate"/>
        </w:r>
        <w:r>
          <w:t>41</w:t>
        </w:r>
        <w:r>
          <w:fldChar w:fldCharType="end"/>
        </w:r>
      </w:hyperlink>
    </w:p>
    <w:p w:rsidR="00EC0997" w:rsidRDefault="006117A3">
      <w:pPr>
        <w:pStyle w:val="10"/>
        <w:tabs>
          <w:tab w:val="right" w:leader="dot" w:pos="8788"/>
        </w:tabs>
      </w:pPr>
      <w:hyperlink w:anchor="_Toc12587" w:history="1">
        <w:r>
          <w:t xml:space="preserve">6 </w:t>
        </w:r>
        <w:r>
          <w:t>系统测试</w:t>
        </w:r>
        <w:r>
          <w:tab/>
        </w:r>
        <w:r>
          <w:fldChar w:fldCharType="begin"/>
        </w:r>
        <w:r>
          <w:instrText xml:space="preserve"> PAGEREF _Toc12587 \h </w:instrText>
        </w:r>
        <w:r>
          <w:fldChar w:fldCharType="separate"/>
        </w:r>
        <w:r>
          <w:t>42</w:t>
        </w:r>
        <w:r>
          <w:fldChar w:fldCharType="end"/>
        </w:r>
      </w:hyperlink>
    </w:p>
    <w:p w:rsidR="00EC0997" w:rsidRDefault="006117A3">
      <w:pPr>
        <w:pStyle w:val="20"/>
        <w:tabs>
          <w:tab w:val="clear" w:pos="840"/>
          <w:tab w:val="clear" w:pos="8778"/>
          <w:tab w:val="right" w:leader="dot" w:pos="8788"/>
        </w:tabs>
      </w:pPr>
      <w:hyperlink w:anchor="_Toc3801" w:history="1">
        <w:r>
          <w:rPr>
            <w:rFonts w:hint="eastAsia"/>
          </w:rPr>
          <w:t xml:space="preserve">6.1 </w:t>
        </w:r>
        <w:r>
          <w:t>系统测试环境</w:t>
        </w:r>
        <w:r>
          <w:tab/>
        </w:r>
        <w:r>
          <w:fldChar w:fldCharType="begin"/>
        </w:r>
        <w:r>
          <w:instrText xml:space="preserve"> PAGEREF _Toc3801 \h </w:instrText>
        </w:r>
        <w:r>
          <w:fldChar w:fldCharType="separate"/>
        </w:r>
        <w:r>
          <w:t>42</w:t>
        </w:r>
        <w:r>
          <w:fldChar w:fldCharType="end"/>
        </w:r>
      </w:hyperlink>
    </w:p>
    <w:p w:rsidR="00EC0997" w:rsidRDefault="006117A3">
      <w:pPr>
        <w:pStyle w:val="30"/>
        <w:tabs>
          <w:tab w:val="right" w:leader="dot" w:pos="8788"/>
        </w:tabs>
      </w:pPr>
      <w:hyperlink w:anchor="_Toc10061" w:history="1">
        <w:r>
          <w:rPr>
            <w:rFonts w:hint="eastAsia"/>
          </w:rPr>
          <w:t xml:space="preserve">6.1.1 </w:t>
        </w:r>
        <w:r>
          <w:rPr>
            <w:rFonts w:hint="eastAsia"/>
          </w:rPr>
          <w:t>硬件环境</w:t>
        </w:r>
        <w:r>
          <w:tab/>
        </w:r>
        <w:r>
          <w:fldChar w:fldCharType="begin"/>
        </w:r>
        <w:r>
          <w:instrText xml:space="preserve"> PAGEREF _Toc10061 \h </w:instrText>
        </w:r>
        <w:r>
          <w:fldChar w:fldCharType="separate"/>
        </w:r>
        <w:r>
          <w:t>42</w:t>
        </w:r>
        <w:r>
          <w:fldChar w:fldCharType="end"/>
        </w:r>
      </w:hyperlink>
    </w:p>
    <w:p w:rsidR="00EC0997" w:rsidRDefault="006117A3">
      <w:pPr>
        <w:pStyle w:val="30"/>
        <w:tabs>
          <w:tab w:val="right" w:leader="dot" w:pos="8788"/>
        </w:tabs>
      </w:pPr>
      <w:hyperlink w:anchor="_Toc17446" w:history="1">
        <w:r>
          <w:rPr>
            <w:rFonts w:hint="eastAsia"/>
          </w:rPr>
          <w:t>6.1.</w:t>
        </w:r>
        <w:r>
          <w:t>2</w:t>
        </w:r>
        <w:r>
          <w:rPr>
            <w:rFonts w:hint="eastAsia"/>
          </w:rPr>
          <w:t xml:space="preserve"> </w:t>
        </w:r>
        <w:r>
          <w:t>软件</w:t>
        </w:r>
        <w:r>
          <w:rPr>
            <w:rFonts w:hint="eastAsia"/>
          </w:rPr>
          <w:t>环境</w:t>
        </w:r>
        <w:r>
          <w:tab/>
        </w:r>
        <w:r>
          <w:fldChar w:fldCharType="begin"/>
        </w:r>
        <w:r>
          <w:instrText xml:space="preserve"> PAGEREF _Toc17446 \h </w:instrText>
        </w:r>
        <w:r>
          <w:fldChar w:fldCharType="separate"/>
        </w:r>
        <w:r>
          <w:t>42</w:t>
        </w:r>
        <w:r>
          <w:fldChar w:fldCharType="end"/>
        </w:r>
      </w:hyperlink>
    </w:p>
    <w:p w:rsidR="00EC0997" w:rsidRDefault="006117A3">
      <w:pPr>
        <w:pStyle w:val="20"/>
        <w:tabs>
          <w:tab w:val="clear" w:pos="840"/>
          <w:tab w:val="clear" w:pos="8778"/>
          <w:tab w:val="right" w:leader="dot" w:pos="8788"/>
        </w:tabs>
      </w:pPr>
      <w:hyperlink w:anchor="_Toc2799" w:history="1">
        <w:r>
          <w:rPr>
            <w:rFonts w:hint="eastAsia"/>
          </w:rPr>
          <w:t xml:space="preserve">6.2 </w:t>
        </w:r>
        <w:r>
          <w:t>系统功能测试</w:t>
        </w:r>
        <w:r>
          <w:tab/>
        </w:r>
        <w:r>
          <w:fldChar w:fldCharType="begin"/>
        </w:r>
        <w:r>
          <w:instrText xml:space="preserve"> PAGEREF _Toc2799 \h </w:instrText>
        </w:r>
        <w:r>
          <w:fldChar w:fldCharType="separate"/>
        </w:r>
        <w:r>
          <w:t>42</w:t>
        </w:r>
        <w:r>
          <w:fldChar w:fldCharType="end"/>
        </w:r>
      </w:hyperlink>
    </w:p>
    <w:p w:rsidR="00EC0997" w:rsidRDefault="006117A3">
      <w:pPr>
        <w:pStyle w:val="30"/>
        <w:tabs>
          <w:tab w:val="right" w:leader="dot" w:pos="8788"/>
        </w:tabs>
      </w:pPr>
      <w:hyperlink w:anchor="_Toc11970" w:history="1">
        <w:r>
          <w:t>6.2</w:t>
        </w:r>
        <w:r>
          <w:rPr>
            <w:rFonts w:hint="eastAsia"/>
          </w:rPr>
          <w:t>.</w:t>
        </w:r>
        <w:r>
          <w:t>1</w:t>
        </w:r>
        <w:r>
          <w:rPr>
            <w:rFonts w:hint="eastAsia"/>
          </w:rPr>
          <w:t xml:space="preserve"> </w:t>
        </w:r>
        <w:r>
          <w:t>相册阅览模块测试</w:t>
        </w:r>
        <w:r>
          <w:tab/>
        </w:r>
        <w:r>
          <w:fldChar w:fldCharType="begin"/>
        </w:r>
        <w:r>
          <w:instrText xml:space="preserve"> PAGEREF _Toc11970 \h </w:instrText>
        </w:r>
        <w:r>
          <w:fldChar w:fldCharType="separate"/>
        </w:r>
        <w:r>
          <w:t>42</w:t>
        </w:r>
        <w:r>
          <w:fldChar w:fldCharType="end"/>
        </w:r>
      </w:hyperlink>
    </w:p>
    <w:p w:rsidR="00EC0997" w:rsidRDefault="006117A3">
      <w:pPr>
        <w:pStyle w:val="30"/>
        <w:tabs>
          <w:tab w:val="right" w:leader="dot" w:pos="8788"/>
        </w:tabs>
      </w:pPr>
      <w:hyperlink w:anchor="_Toc10801" w:history="1">
        <w:r>
          <w:t>6.2</w:t>
        </w:r>
        <w:r>
          <w:rPr>
            <w:rFonts w:hint="eastAsia"/>
          </w:rPr>
          <w:t>.</w:t>
        </w:r>
        <w:r>
          <w:t>2</w:t>
        </w:r>
        <w:r>
          <w:rPr>
            <w:rFonts w:hint="eastAsia"/>
          </w:rPr>
          <w:t xml:space="preserve"> </w:t>
        </w:r>
        <w:r>
          <w:t>打开</w:t>
        </w:r>
        <w:r>
          <w:rPr>
            <w:rFonts w:hint="eastAsia"/>
          </w:rPr>
          <w:t>/</w:t>
        </w:r>
        <w:r>
          <w:rPr>
            <w:rFonts w:hint="eastAsia"/>
          </w:rPr>
          <w:t>添加</w:t>
        </w:r>
        <w:r>
          <w:t>图片模块测试</w:t>
        </w:r>
        <w:r>
          <w:tab/>
        </w:r>
        <w:r>
          <w:fldChar w:fldCharType="begin"/>
        </w:r>
        <w:r>
          <w:instrText xml:space="preserve"> PAGEREF _Toc10801 \h </w:instrText>
        </w:r>
        <w:r>
          <w:fldChar w:fldCharType="separate"/>
        </w:r>
        <w:r>
          <w:t>43</w:t>
        </w:r>
        <w:r>
          <w:fldChar w:fldCharType="end"/>
        </w:r>
      </w:hyperlink>
    </w:p>
    <w:p w:rsidR="00EC0997" w:rsidRDefault="006117A3">
      <w:pPr>
        <w:pStyle w:val="30"/>
        <w:tabs>
          <w:tab w:val="right" w:leader="dot" w:pos="8788"/>
        </w:tabs>
      </w:pPr>
      <w:hyperlink w:anchor="_Toc21724" w:history="1">
        <w:r>
          <w:t>6.2</w:t>
        </w:r>
        <w:r>
          <w:rPr>
            <w:rFonts w:hint="eastAsia"/>
          </w:rPr>
          <w:t>.</w:t>
        </w:r>
        <w:r>
          <w:t>3</w:t>
        </w:r>
        <w:r>
          <w:rPr>
            <w:rFonts w:hint="eastAsia"/>
          </w:rPr>
          <w:t xml:space="preserve"> </w:t>
        </w:r>
        <w:r>
          <w:t>照片夹模块测试</w:t>
        </w:r>
        <w:r>
          <w:tab/>
        </w:r>
        <w:r>
          <w:fldChar w:fldCharType="begin"/>
        </w:r>
        <w:r>
          <w:instrText xml:space="preserve"> PAGEREF _Toc21724 \h </w:instrText>
        </w:r>
        <w:r>
          <w:fldChar w:fldCharType="separate"/>
        </w:r>
        <w:r>
          <w:t>46</w:t>
        </w:r>
        <w:r>
          <w:fldChar w:fldCharType="end"/>
        </w:r>
      </w:hyperlink>
    </w:p>
    <w:p w:rsidR="00EC0997" w:rsidRDefault="006117A3">
      <w:pPr>
        <w:pStyle w:val="30"/>
        <w:tabs>
          <w:tab w:val="right" w:leader="dot" w:pos="8788"/>
        </w:tabs>
      </w:pPr>
      <w:hyperlink w:anchor="_Toc18666" w:history="1">
        <w:r>
          <w:t>6.2</w:t>
        </w:r>
        <w:r>
          <w:rPr>
            <w:rFonts w:hint="eastAsia"/>
          </w:rPr>
          <w:t>.</w:t>
        </w:r>
        <w:r>
          <w:t>4</w:t>
        </w:r>
        <w:r>
          <w:rPr>
            <w:rFonts w:hint="eastAsia"/>
          </w:rPr>
          <w:t xml:space="preserve"> </w:t>
        </w:r>
        <w:r>
          <w:t>批量更改模版模块测试</w:t>
        </w:r>
        <w:r>
          <w:tab/>
        </w:r>
        <w:r>
          <w:fldChar w:fldCharType="begin"/>
        </w:r>
        <w:r>
          <w:instrText xml:space="preserve"> PAGEREF _Toc18666 \h </w:instrText>
        </w:r>
        <w:r>
          <w:fldChar w:fldCharType="separate"/>
        </w:r>
        <w:r>
          <w:t>46</w:t>
        </w:r>
        <w:r>
          <w:fldChar w:fldCharType="end"/>
        </w:r>
      </w:hyperlink>
    </w:p>
    <w:p w:rsidR="00EC0997" w:rsidRDefault="006117A3">
      <w:pPr>
        <w:pStyle w:val="30"/>
        <w:tabs>
          <w:tab w:val="right" w:leader="dot" w:pos="8788"/>
        </w:tabs>
      </w:pPr>
      <w:hyperlink w:anchor="_Toc28614" w:history="1">
        <w:r>
          <w:t>6.2</w:t>
        </w:r>
        <w:r>
          <w:rPr>
            <w:rFonts w:hint="eastAsia"/>
          </w:rPr>
          <w:t xml:space="preserve">.5 </w:t>
        </w:r>
        <w:r>
          <w:t>编辑</w:t>
        </w:r>
        <w:r>
          <w:rPr>
            <w:rFonts w:hint="eastAsia"/>
          </w:rPr>
          <w:t>模块测试</w:t>
        </w:r>
        <w:r>
          <w:tab/>
        </w:r>
        <w:r>
          <w:fldChar w:fldCharType="begin"/>
        </w:r>
        <w:r>
          <w:instrText xml:space="preserve"> PAGEREF _Toc28614 \h </w:instrText>
        </w:r>
        <w:r>
          <w:fldChar w:fldCharType="separate"/>
        </w:r>
        <w:r>
          <w:t>47</w:t>
        </w:r>
        <w:r>
          <w:fldChar w:fldCharType="end"/>
        </w:r>
      </w:hyperlink>
    </w:p>
    <w:p w:rsidR="00EC0997" w:rsidRDefault="006117A3">
      <w:pPr>
        <w:pStyle w:val="30"/>
        <w:tabs>
          <w:tab w:val="right" w:leader="dot" w:pos="8788"/>
        </w:tabs>
      </w:pPr>
      <w:hyperlink w:anchor="_Toc5264" w:history="1">
        <w:r>
          <w:t xml:space="preserve">6.2.6 </w:t>
        </w:r>
        <w:r>
          <w:t>导出相册模块测试</w:t>
        </w:r>
        <w:r>
          <w:tab/>
        </w:r>
        <w:r>
          <w:fldChar w:fldCharType="begin"/>
        </w:r>
        <w:r>
          <w:instrText xml:space="preserve"> PAGEREF _Toc5264 \h </w:instrText>
        </w:r>
        <w:r>
          <w:fldChar w:fldCharType="separate"/>
        </w:r>
        <w:r>
          <w:t>52</w:t>
        </w:r>
        <w:r>
          <w:fldChar w:fldCharType="end"/>
        </w:r>
      </w:hyperlink>
    </w:p>
    <w:p w:rsidR="00EC0997" w:rsidRDefault="006117A3">
      <w:pPr>
        <w:pStyle w:val="10"/>
        <w:tabs>
          <w:tab w:val="right" w:leader="dot" w:pos="8788"/>
        </w:tabs>
      </w:pPr>
      <w:hyperlink w:anchor="_Toc12998" w:history="1">
        <w:r>
          <w:t xml:space="preserve">7 </w:t>
        </w:r>
        <w:r>
          <w:rPr>
            <w:rFonts w:hint="eastAsia"/>
          </w:rPr>
          <w:t>结论与展望</w:t>
        </w:r>
        <w:r>
          <w:tab/>
        </w:r>
        <w:r>
          <w:fldChar w:fldCharType="begin"/>
        </w:r>
        <w:r>
          <w:instrText xml:space="preserve"> PAGEREF _Toc12998 \h </w:instrText>
        </w:r>
        <w:r>
          <w:fldChar w:fldCharType="separate"/>
        </w:r>
        <w:r>
          <w:t>54</w:t>
        </w:r>
        <w:r>
          <w:fldChar w:fldCharType="end"/>
        </w:r>
      </w:hyperlink>
    </w:p>
    <w:p w:rsidR="00EC0997" w:rsidRDefault="006117A3">
      <w:pPr>
        <w:pStyle w:val="20"/>
        <w:tabs>
          <w:tab w:val="clear" w:pos="840"/>
          <w:tab w:val="clear" w:pos="8778"/>
          <w:tab w:val="right" w:leader="dot" w:pos="8788"/>
        </w:tabs>
      </w:pPr>
      <w:hyperlink w:anchor="_Toc26710" w:history="1">
        <w:r>
          <w:t>7</w:t>
        </w:r>
        <w:r>
          <w:rPr>
            <w:rFonts w:hint="eastAsia"/>
          </w:rPr>
          <w:t xml:space="preserve">.1 </w:t>
        </w:r>
        <w:r>
          <w:rPr>
            <w:rFonts w:hint="eastAsia"/>
          </w:rPr>
          <w:t>结论</w:t>
        </w:r>
        <w:r>
          <w:tab/>
        </w:r>
        <w:r>
          <w:fldChar w:fldCharType="begin"/>
        </w:r>
        <w:r>
          <w:instrText xml:space="preserve"> PAGEREF _Toc26710 \h </w:instrText>
        </w:r>
        <w:r>
          <w:fldChar w:fldCharType="separate"/>
        </w:r>
        <w:r>
          <w:t>54</w:t>
        </w:r>
        <w:r>
          <w:fldChar w:fldCharType="end"/>
        </w:r>
      </w:hyperlink>
    </w:p>
    <w:p w:rsidR="00EC0997" w:rsidRDefault="006117A3">
      <w:pPr>
        <w:pStyle w:val="20"/>
        <w:tabs>
          <w:tab w:val="clear" w:pos="840"/>
          <w:tab w:val="clear" w:pos="8778"/>
          <w:tab w:val="right" w:leader="dot" w:pos="8788"/>
        </w:tabs>
      </w:pPr>
      <w:hyperlink w:anchor="_Toc13632" w:history="1">
        <w:r>
          <w:t>7</w:t>
        </w:r>
        <w:r>
          <w:rPr>
            <w:rFonts w:hint="eastAsia"/>
          </w:rPr>
          <w:t xml:space="preserve">.2 </w:t>
        </w:r>
        <w:r>
          <w:rPr>
            <w:rFonts w:hint="eastAsia"/>
          </w:rPr>
          <w:t>计划与展望</w:t>
        </w:r>
        <w:r>
          <w:tab/>
        </w:r>
        <w:r>
          <w:fldChar w:fldCharType="begin"/>
        </w:r>
        <w:r>
          <w:instrText xml:space="preserve"> PAGEREF _Toc13632 \h </w:instrText>
        </w:r>
        <w:r>
          <w:fldChar w:fldCharType="separate"/>
        </w:r>
        <w:r>
          <w:t>54</w:t>
        </w:r>
        <w:r>
          <w:fldChar w:fldCharType="end"/>
        </w:r>
      </w:hyperlink>
    </w:p>
    <w:p w:rsidR="00EC0997" w:rsidRDefault="006117A3">
      <w:pPr>
        <w:pStyle w:val="10"/>
        <w:tabs>
          <w:tab w:val="right" w:leader="dot" w:pos="8788"/>
        </w:tabs>
      </w:pPr>
      <w:hyperlink w:anchor="_Toc27425" w:history="1">
        <w:r>
          <w:rPr>
            <w:rFonts w:hint="eastAsia"/>
          </w:rPr>
          <w:t>参考文献</w:t>
        </w:r>
        <w:r>
          <w:tab/>
        </w:r>
        <w:r>
          <w:fldChar w:fldCharType="begin"/>
        </w:r>
        <w:r>
          <w:instrText xml:space="preserve"> PAGEREF _Toc27425 \h </w:instrText>
        </w:r>
        <w:r>
          <w:fldChar w:fldCharType="separate"/>
        </w:r>
        <w:r>
          <w:t>55</w:t>
        </w:r>
        <w:r>
          <w:fldChar w:fldCharType="end"/>
        </w:r>
      </w:hyperlink>
    </w:p>
    <w:p w:rsidR="00EC0997" w:rsidRDefault="006117A3">
      <w:pPr>
        <w:pStyle w:val="10"/>
        <w:tabs>
          <w:tab w:val="right" w:leader="dot" w:pos="8788"/>
        </w:tabs>
      </w:pPr>
      <w:hyperlink w:anchor="_Toc846" w:history="1">
        <w:r>
          <w:rPr>
            <w:rFonts w:hint="eastAsia"/>
          </w:rPr>
          <w:t>谢</w:t>
        </w:r>
        <w:r>
          <w:rPr>
            <w:rFonts w:hint="eastAsia"/>
          </w:rPr>
          <w:t xml:space="preserve"> </w:t>
        </w:r>
        <w:r>
          <w:rPr>
            <w:rFonts w:hint="eastAsia"/>
          </w:rPr>
          <w:t>辞</w:t>
        </w:r>
        <w:r>
          <w:tab/>
        </w:r>
        <w:r>
          <w:fldChar w:fldCharType="begin"/>
        </w:r>
        <w:r>
          <w:instrText xml:space="preserve"> PAGEREF _Toc846 \h </w:instrText>
        </w:r>
        <w:r>
          <w:fldChar w:fldCharType="separate"/>
        </w:r>
        <w:r>
          <w:t>56</w:t>
        </w:r>
        <w:r>
          <w:fldChar w:fldCharType="end"/>
        </w:r>
      </w:hyperlink>
    </w:p>
    <w:p w:rsidR="00EC0997" w:rsidRDefault="006117A3">
      <w:r>
        <w:rPr>
          <w:rFonts w:ascii="宋体" w:hAnsi="宋体" w:cs="宋体" w:hint="eastAsia"/>
        </w:rPr>
        <w:fldChar w:fldCharType="end"/>
      </w:r>
      <w:bookmarkStart w:id="38" w:name="_Toc261510868"/>
    </w:p>
    <w:p w:rsidR="00EC0997" w:rsidRDefault="00EC0997">
      <w:pPr>
        <w:sectPr w:rsidR="00EC0997">
          <w:headerReference w:type="default" r:id="rId8"/>
          <w:footerReference w:type="default" r:id="rId9"/>
          <w:footnotePr>
            <w:numFmt w:val="decimalEnclosedCircleChinese"/>
            <w:numRestart w:val="eachPage"/>
          </w:footnotePr>
          <w:pgSz w:w="11907" w:h="16840"/>
          <w:pgMar w:top="1361" w:right="1134" w:bottom="1361" w:left="1134" w:header="720" w:footer="851" w:gutter="851"/>
          <w:cols w:space="720"/>
        </w:sectPr>
      </w:pPr>
    </w:p>
    <w:p w:rsidR="00EC0997" w:rsidRDefault="00EC0997"/>
    <w:p w:rsidR="00EC0997" w:rsidRDefault="006117A3">
      <w:pPr>
        <w:pStyle w:val="1"/>
      </w:pPr>
      <w:bookmarkStart w:id="39" w:name="_Toc402184259"/>
      <w:bookmarkStart w:id="40" w:name="_Toc22846"/>
      <w:bookmarkStart w:id="41" w:name="_Toc420063060"/>
      <w:r>
        <w:t>引</w:t>
      </w:r>
      <w:r>
        <w:rPr>
          <w:rFonts w:hint="eastAsia"/>
        </w:rPr>
        <w:t xml:space="preserve"> </w:t>
      </w:r>
      <w:r>
        <w:t>言</w:t>
      </w:r>
      <w:bookmarkEnd w:id="38"/>
      <w:bookmarkEnd w:id="39"/>
      <w:bookmarkEnd w:id="40"/>
      <w:bookmarkEnd w:id="41"/>
    </w:p>
    <w:p w:rsidR="00EC0997" w:rsidRDefault="006117A3">
      <w:pPr>
        <w:pStyle w:val="2"/>
      </w:pPr>
      <w:bookmarkStart w:id="42" w:name="_Toc6818"/>
      <w:r>
        <w:rPr>
          <w:rFonts w:hint="eastAsia"/>
        </w:rPr>
        <w:t xml:space="preserve">1.1 </w:t>
      </w:r>
      <w:r>
        <w:rPr>
          <w:rFonts w:hint="eastAsia"/>
        </w:rPr>
        <w:t>课题背景与意义</w:t>
      </w:r>
      <w:bookmarkEnd w:id="42"/>
    </w:p>
    <w:p w:rsidR="00EC0997" w:rsidRDefault="006117A3">
      <w:pPr>
        <w:pStyle w:val="a8"/>
        <w:ind w:firstLine="420"/>
      </w:pPr>
      <w:bookmarkStart w:id="43" w:name="_Toc402184261"/>
      <w:bookmarkStart w:id="44" w:name="_Toc420063062"/>
      <w:bookmarkStart w:id="45" w:name="_Toc261510870"/>
      <w:bookmarkStart w:id="46" w:name="酸稳定常数测定的常用方法"/>
      <w:r>
        <w:rPr>
          <w:rFonts w:hint="eastAsia"/>
        </w:rPr>
        <w:t>近年来，我国社会的经济文化水平不断发展</w:t>
      </w:r>
      <w:r>
        <w:rPr>
          <w:rFonts w:hint="eastAsia"/>
        </w:rPr>
        <w:t xml:space="preserve">, </w:t>
      </w:r>
      <w:r>
        <w:rPr>
          <w:rFonts w:hint="eastAsia"/>
        </w:rPr>
        <w:t>极大促进了艺术事业的迅速进步</w:t>
      </w:r>
      <w:r>
        <w:rPr>
          <w:rFonts w:hint="eastAsia"/>
        </w:rPr>
        <w:t xml:space="preserve">, </w:t>
      </w:r>
      <w:r>
        <w:rPr>
          <w:rFonts w:hint="eastAsia"/>
        </w:rPr>
        <w:t>在摄影艺术之中，体现尤为突出。摄影不再是少数人的娱乐活动，大众可以轻松通过手机、平板、相机等设备拍摄照片，并对照片进行编辑、排版，再进行留存与分享。而相册作为容纳照片的容器，可以将承载着人们回忆以及心情的照片进行系统地展现，因此，人们对于照片排版软件的需求愈发迫切。</w:t>
      </w:r>
    </w:p>
    <w:p w:rsidR="00EC0997" w:rsidRDefault="006117A3">
      <w:pPr>
        <w:pStyle w:val="a8"/>
        <w:ind w:firstLine="420"/>
      </w:pPr>
      <w:r>
        <w:rPr>
          <w:rFonts w:hint="eastAsia"/>
        </w:rPr>
        <w:t>对于照片排版，目前来看，有两种较为主流的方式：使用专业图片处理软件，如</w:t>
      </w:r>
      <w:r>
        <w:rPr>
          <w:rFonts w:hint="eastAsia"/>
        </w:rPr>
        <w:t>Photoshop</w:t>
      </w:r>
      <w:r>
        <w:rPr>
          <w:rFonts w:hint="eastAsia"/>
        </w:rPr>
        <w:t>，以及使用专门的相册排版软件。但这两种方式都存在着一定的问题：对于用户来说，使用</w:t>
      </w:r>
      <w:r>
        <w:rPr>
          <w:rFonts w:hint="eastAsia"/>
        </w:rPr>
        <w:t>Photoshop</w:t>
      </w:r>
      <w:r>
        <w:rPr>
          <w:rFonts w:hint="eastAsia"/>
        </w:rPr>
        <w:t>操作复杂、工作量大；而目前专门用于相册排版制作的软件较少，如</w:t>
      </w:r>
      <w:r>
        <w:rPr>
          <w:rFonts w:hint="eastAsia"/>
        </w:rPr>
        <w:t>n8</w:t>
      </w:r>
      <w:r>
        <w:rPr>
          <w:rFonts w:hint="eastAsia"/>
        </w:rPr>
        <w:t>设计软件、开</w:t>
      </w:r>
      <w:proofErr w:type="gramStart"/>
      <w:r>
        <w:rPr>
          <w:rFonts w:hint="eastAsia"/>
        </w:rPr>
        <w:t>贝影擎等</w:t>
      </w:r>
      <w:proofErr w:type="gramEnd"/>
      <w:r>
        <w:rPr>
          <w:rFonts w:hint="eastAsia"/>
        </w:rPr>
        <w:t>常用在影楼等专业场所的软件又存在功能复杂、难于上手学习与操作的问题。</w:t>
      </w:r>
    </w:p>
    <w:p w:rsidR="00EC0997" w:rsidRDefault="006117A3">
      <w:pPr>
        <w:pStyle w:val="a8"/>
        <w:ind w:firstLine="420"/>
      </w:pPr>
      <w:r>
        <w:rPr>
          <w:rFonts w:hint="eastAsia"/>
        </w:rPr>
        <w:t>作为照片排版软件，首先，界面设计需要具备用户友好性，达到简洁且合理的目标，可以通过简单易懂的操作完成用户的需求。其次，摄影作品常常具备数量大、</w:t>
      </w:r>
      <w:proofErr w:type="gramStart"/>
      <w:r>
        <w:rPr>
          <w:rFonts w:hint="eastAsia"/>
        </w:rPr>
        <w:t>占存高</w:t>
      </w:r>
      <w:proofErr w:type="gramEnd"/>
      <w:r>
        <w:rPr>
          <w:rFonts w:hint="eastAsia"/>
        </w:rPr>
        <w:t>的特点，因此排版软件处理图片的算法也是尤为重要，需要具备高速、低缓存的特点。最后，完备而又实用的功能设计是吸引用户的关键，使用模版、自定义拖拽编排、批量自动处理都是用户在进行照片排版时必不可少的操作，照片排版软件需要极大的贴合和满足用户的需求。</w:t>
      </w:r>
    </w:p>
    <w:p w:rsidR="00EC0997" w:rsidRDefault="006117A3">
      <w:pPr>
        <w:pStyle w:val="a8"/>
        <w:ind w:firstLine="420"/>
      </w:pPr>
      <w:r>
        <w:rPr>
          <w:rFonts w:hint="eastAsia"/>
        </w:rPr>
        <w:t>本课题的任务，就是分析目前摄影爱好者对于相册排版软件的需求，进行照片排版处理软件的设计与开发工作，为摄影爱好者提供操作简洁、功能完备、性能良好的照片排版制作方式。该软件是基于</w:t>
      </w:r>
      <w:r>
        <w:rPr>
          <w:rFonts w:hint="eastAsia"/>
        </w:rPr>
        <w:t>.NET</w:t>
      </w:r>
      <w:r>
        <w:rPr>
          <w:rFonts w:hint="eastAsia"/>
        </w:rPr>
        <w:t>架构，利用</w:t>
      </w:r>
      <w:r>
        <w:rPr>
          <w:rFonts w:hint="eastAsia"/>
        </w:rPr>
        <w:t>C#</w:t>
      </w:r>
      <w:r>
        <w:rPr>
          <w:rFonts w:hint="eastAsia"/>
        </w:rPr>
        <w:t>语言开发的</w:t>
      </w:r>
      <w:r>
        <w:rPr>
          <w:rFonts w:hint="eastAsia"/>
        </w:rPr>
        <w:t>Windows</w:t>
      </w:r>
      <w:r>
        <w:rPr>
          <w:rFonts w:hint="eastAsia"/>
        </w:rPr>
        <w:t>窗体程序。</w:t>
      </w:r>
    </w:p>
    <w:p w:rsidR="00EC0997" w:rsidRDefault="006117A3">
      <w:pPr>
        <w:pStyle w:val="2"/>
      </w:pPr>
      <w:bookmarkStart w:id="47" w:name="_Toc27405"/>
      <w:r>
        <w:t>1.</w:t>
      </w:r>
      <w:bookmarkEnd w:id="43"/>
      <w:bookmarkEnd w:id="44"/>
      <w:bookmarkEnd w:id="45"/>
      <w:bookmarkEnd w:id="46"/>
      <w:r>
        <w:rPr>
          <w:rFonts w:hint="eastAsia"/>
        </w:rPr>
        <w:t xml:space="preserve">2 </w:t>
      </w:r>
      <w:r>
        <w:rPr>
          <w:rFonts w:hint="eastAsia"/>
        </w:rPr>
        <w:t>国内外研究现状</w:t>
      </w:r>
      <w:bookmarkEnd w:id="47"/>
    </w:p>
    <w:p w:rsidR="00EC0997" w:rsidRDefault="006117A3">
      <w:pPr>
        <w:pStyle w:val="a8"/>
        <w:ind w:firstLine="420"/>
      </w:pPr>
      <w:bookmarkStart w:id="48" w:name="_Toc1136443189"/>
      <w:bookmarkStart w:id="49" w:name="_Toc660587184"/>
      <w:bookmarkStart w:id="50" w:name="_Toc24414"/>
      <w:bookmarkStart w:id="51" w:name="_Toc344119885"/>
      <w:bookmarkStart w:id="52" w:name="_Toc1987442329"/>
      <w:bookmarkStart w:id="53" w:name="_Toc1321422950"/>
      <w:bookmarkStart w:id="54" w:name="_Toc12422"/>
      <w:r>
        <w:rPr>
          <w:rFonts w:hint="eastAsia"/>
        </w:rPr>
        <w:t>国外当前较为有名的相册设计制作软件有</w:t>
      </w:r>
      <w:r>
        <w:rPr>
          <w:rFonts w:hint="eastAsia"/>
        </w:rPr>
        <w:t>Design</w:t>
      </w:r>
      <w:proofErr w:type="gramStart"/>
      <w:r>
        <w:t>’</w:t>
      </w:r>
      <w:proofErr w:type="gramEnd"/>
      <w:r>
        <w:rPr>
          <w:rFonts w:hint="eastAsia"/>
        </w:rPr>
        <w:t>N</w:t>
      </w:r>
      <w:proofErr w:type="gramStart"/>
      <w:r>
        <w:t>’</w:t>
      </w:r>
      <w:proofErr w:type="gramEnd"/>
      <w:r>
        <w:rPr>
          <w:rFonts w:hint="eastAsia"/>
        </w:rPr>
        <w:t>Buy</w:t>
      </w:r>
      <w:r>
        <w:rPr>
          <w:rFonts w:hint="eastAsia"/>
        </w:rPr>
        <w:t>、</w:t>
      </w:r>
      <w:r>
        <w:rPr>
          <w:rFonts w:hint="eastAsia"/>
        </w:rPr>
        <w:t>BrushYourIdeas</w:t>
      </w:r>
      <w:r>
        <w:rPr>
          <w:rFonts w:hint="eastAsia"/>
        </w:rPr>
        <w:t>和</w:t>
      </w:r>
      <w:r>
        <w:rPr>
          <w:rFonts w:hint="eastAsia"/>
        </w:rPr>
        <w:t>Canvera</w:t>
      </w:r>
      <w:r>
        <w:rPr>
          <w:rFonts w:hint="eastAsia"/>
        </w:rPr>
        <w:t>。</w:t>
      </w:r>
    </w:p>
    <w:p w:rsidR="00EC0997" w:rsidRDefault="006117A3">
      <w:pPr>
        <w:pStyle w:val="a8"/>
        <w:ind w:firstLine="420"/>
      </w:pPr>
      <w:r>
        <w:rPr>
          <w:rFonts w:hint="eastAsia"/>
        </w:rPr>
        <w:t>其中</w:t>
      </w:r>
      <w:r>
        <w:rPr>
          <w:rFonts w:hint="eastAsia"/>
        </w:rPr>
        <w:t>Design</w:t>
      </w:r>
      <w:proofErr w:type="gramStart"/>
      <w:r>
        <w:t>’</w:t>
      </w:r>
      <w:proofErr w:type="gramEnd"/>
      <w:r>
        <w:rPr>
          <w:rFonts w:hint="eastAsia"/>
        </w:rPr>
        <w:t>N</w:t>
      </w:r>
      <w:proofErr w:type="gramStart"/>
      <w:r>
        <w:t>’</w:t>
      </w:r>
      <w:proofErr w:type="gramEnd"/>
      <w:r>
        <w:rPr>
          <w:rFonts w:hint="eastAsia"/>
        </w:rPr>
        <w:t>Buy</w:t>
      </w:r>
      <w:r>
        <w:rPr>
          <w:rFonts w:hint="eastAsia"/>
        </w:rPr>
        <w:t>是在线的相册设计软件，用户可以选择模板、编辑文本、选择封面及背景。用户在制作完成后可直接在该网站进行付费订购以及打印相册的操作，该网站包含了从相册设计到印刷的整个流程。</w:t>
      </w:r>
      <w:r>
        <w:rPr>
          <w:rFonts w:hint="eastAsia"/>
        </w:rPr>
        <w:t>BrushYourIdeas</w:t>
      </w:r>
      <w:r>
        <w:rPr>
          <w:rFonts w:hint="eastAsia"/>
        </w:rPr>
        <w:t>与</w:t>
      </w:r>
      <w:r>
        <w:rPr>
          <w:rFonts w:hint="eastAsia"/>
        </w:rPr>
        <w:t>Design</w:t>
      </w:r>
      <w:proofErr w:type="gramStart"/>
      <w:r>
        <w:rPr>
          <w:rFonts w:hint="eastAsia"/>
        </w:rPr>
        <w:t>’</w:t>
      </w:r>
      <w:proofErr w:type="gramEnd"/>
      <w:r>
        <w:rPr>
          <w:rFonts w:hint="eastAsia"/>
        </w:rPr>
        <w:t>N</w:t>
      </w:r>
      <w:proofErr w:type="gramStart"/>
      <w:r>
        <w:rPr>
          <w:rFonts w:hint="eastAsia"/>
        </w:rPr>
        <w:t>’</w:t>
      </w:r>
      <w:proofErr w:type="gramEnd"/>
      <w:r>
        <w:rPr>
          <w:rFonts w:hint="eastAsia"/>
        </w:rPr>
        <w:t>Buy</w:t>
      </w:r>
      <w:r>
        <w:rPr>
          <w:rFonts w:hint="eastAsia"/>
        </w:rPr>
        <w:t>类似，均为在线的相册设计软件，提供相册设计以及打印服务，同时用户也可以付费将相册设计的工作交给网站上专业的设计师，进行更加高阶的设计与排版制作。</w:t>
      </w:r>
      <w:r>
        <w:rPr>
          <w:rFonts w:hint="eastAsia"/>
        </w:rPr>
        <w:t>Canvera</w:t>
      </w:r>
      <w:r>
        <w:rPr>
          <w:rFonts w:hint="eastAsia"/>
        </w:rPr>
        <w:t>提供</w:t>
      </w:r>
      <w:r>
        <w:rPr>
          <w:rFonts w:hint="eastAsia"/>
        </w:rPr>
        <w:t>Mac OS</w:t>
      </w:r>
      <w:r>
        <w:rPr>
          <w:rFonts w:hint="eastAsia"/>
        </w:rPr>
        <w:t>和</w:t>
      </w:r>
      <w:r>
        <w:rPr>
          <w:rFonts w:hint="eastAsia"/>
        </w:rPr>
        <w:t>Windows7</w:t>
      </w:r>
      <w:r>
        <w:rPr>
          <w:rFonts w:hint="eastAsia"/>
        </w:rPr>
        <w:t>两种操作系统下的软件，该软件包含大量丰富的模板集，同时用户也可以自己制作模板。</w:t>
      </w:r>
      <w:bookmarkEnd w:id="48"/>
      <w:bookmarkEnd w:id="49"/>
      <w:bookmarkEnd w:id="50"/>
      <w:bookmarkEnd w:id="51"/>
      <w:bookmarkEnd w:id="52"/>
      <w:bookmarkEnd w:id="53"/>
      <w:bookmarkEnd w:id="54"/>
    </w:p>
    <w:p w:rsidR="00EC0997" w:rsidRDefault="006117A3">
      <w:pPr>
        <w:pStyle w:val="a8"/>
        <w:ind w:firstLine="412"/>
      </w:pPr>
      <w:r>
        <w:rPr>
          <w:rFonts w:hint="eastAsia"/>
        </w:rPr>
        <w:t>国内目前颇有名气的相册制作软件有数码大师、艾奇电子相册、友</w:t>
      </w:r>
      <w:proofErr w:type="gramStart"/>
      <w:r>
        <w:rPr>
          <w:rFonts w:hint="eastAsia"/>
        </w:rPr>
        <w:t>锋电子</w:t>
      </w:r>
      <w:proofErr w:type="gramEnd"/>
      <w:r>
        <w:rPr>
          <w:rFonts w:hint="eastAsia"/>
        </w:rPr>
        <w:t>相册制作软件等。这三个软件都是在</w:t>
      </w:r>
      <w:r>
        <w:rPr>
          <w:rFonts w:hint="eastAsia"/>
        </w:rPr>
        <w:t>Windows</w:t>
      </w:r>
      <w:r>
        <w:rPr>
          <w:rFonts w:hint="eastAsia"/>
        </w:rPr>
        <w:t>系统上运行的应用软件，侧重于制作电子视频相册。用户可以通过一些操作为照片组配上音乐、相框、装饰图案、转场效果等，编辑完成后可以导出格式为</w:t>
      </w:r>
      <w:r>
        <w:rPr>
          <w:rFonts w:hint="eastAsia"/>
        </w:rPr>
        <w:t>MP4</w:t>
      </w:r>
      <w:r>
        <w:rPr>
          <w:rFonts w:hint="eastAsia"/>
        </w:rPr>
        <w:t>或</w:t>
      </w:r>
      <w:r>
        <w:rPr>
          <w:rFonts w:hint="eastAsia"/>
        </w:rPr>
        <w:t>AVI</w:t>
      </w:r>
      <w:r>
        <w:rPr>
          <w:rFonts w:hint="eastAsia"/>
        </w:rPr>
        <w:t>等格式的视频，用户可以把生成的电子相册在电脑、电视和一些移动设备上播放。</w:t>
      </w:r>
    </w:p>
    <w:p w:rsidR="00EC0997" w:rsidRDefault="006117A3">
      <w:pPr>
        <w:pStyle w:val="a8"/>
        <w:ind w:firstLine="412"/>
      </w:pPr>
      <w:r>
        <w:rPr>
          <w:rFonts w:hint="eastAsia"/>
        </w:rPr>
        <w:t>其中数码大师为国内发展最久的多媒体相册制作软件，该软件包含了家庭本机数码相册制作、礼品包相册制作、网页数码相册制作、多媒体锁屏相册制作，共四种相册制作功能，用途十分广泛。艾奇视频电子相册制作软件是一个永久免费的电子视频相册制作软件，提供了制作视频</w:t>
      </w:r>
      <w:r>
        <w:rPr>
          <w:rFonts w:hint="eastAsia"/>
        </w:rPr>
        <w:lastRenderedPageBreak/>
        <w:t>电子相册中的基础全面的功能，用户可为照片配上音乐加上过渡转场效果，也可以选择贴图点缀图片和加入文字效果，可以轻松制作成各种视频格式的电子相册。友</w:t>
      </w:r>
      <w:proofErr w:type="gramStart"/>
      <w:r>
        <w:rPr>
          <w:rFonts w:hint="eastAsia"/>
        </w:rPr>
        <w:t>峰电子</w:t>
      </w:r>
      <w:proofErr w:type="gramEnd"/>
      <w:r>
        <w:rPr>
          <w:rFonts w:hint="eastAsia"/>
        </w:rPr>
        <w:t>相册制作软件可设计生成</w:t>
      </w:r>
      <w:r>
        <w:rPr>
          <w:rFonts w:hint="eastAsia"/>
        </w:rPr>
        <w:t>3D</w:t>
      </w:r>
      <w:r>
        <w:rPr>
          <w:rFonts w:hint="eastAsia"/>
        </w:rPr>
        <w:t>相册，还可以在相册中的任意位置加入</w:t>
      </w:r>
      <w:r>
        <w:rPr>
          <w:rFonts w:hint="eastAsia"/>
        </w:rPr>
        <w:t>DV</w:t>
      </w:r>
      <w:r>
        <w:rPr>
          <w:rFonts w:hint="eastAsia"/>
        </w:rPr>
        <w:t>录像、手机视频等动态视频。</w:t>
      </w:r>
    </w:p>
    <w:p w:rsidR="00EC0997" w:rsidRDefault="006117A3">
      <w:pPr>
        <w:pStyle w:val="a8"/>
        <w:ind w:firstLine="412"/>
      </w:pPr>
      <w:r>
        <w:rPr>
          <w:rFonts w:hint="eastAsia"/>
        </w:rPr>
        <w:t>除了以上三款电子视频相册的制作软件外，还有如开贝引擎、</w:t>
      </w:r>
      <w:r>
        <w:rPr>
          <w:rFonts w:hint="eastAsia"/>
        </w:rPr>
        <w:t>n8</w:t>
      </w:r>
      <w:r>
        <w:rPr>
          <w:rFonts w:hint="eastAsia"/>
        </w:rPr>
        <w:t>设计软件等适用于影楼的相册制作软件，此类软件采用</w:t>
      </w:r>
      <w:r>
        <w:rPr>
          <w:rFonts w:hint="eastAsia"/>
        </w:rPr>
        <w:t>PhotoShop</w:t>
      </w:r>
      <w:r>
        <w:rPr>
          <w:rFonts w:hint="eastAsia"/>
        </w:rPr>
        <w:t>核心驱动技术，并导出</w:t>
      </w:r>
      <w:r>
        <w:rPr>
          <w:rFonts w:hint="eastAsia"/>
        </w:rPr>
        <w:t>PSD</w:t>
      </w:r>
      <w:r>
        <w:rPr>
          <w:rFonts w:hint="eastAsia"/>
        </w:rPr>
        <w:t>格式的成品，方便之后导入到</w:t>
      </w:r>
      <w:r>
        <w:rPr>
          <w:rFonts w:hint="eastAsia"/>
        </w:rPr>
        <w:t>PhotoShop</w:t>
      </w:r>
      <w:r>
        <w:rPr>
          <w:rFonts w:hint="eastAsia"/>
        </w:rPr>
        <w:t>中进行修改，保障后期照片成品质量。此类软件操作较复杂，主要适用于影楼的专业排版需求。</w:t>
      </w:r>
    </w:p>
    <w:p w:rsidR="00EC0997" w:rsidRDefault="006117A3">
      <w:pPr>
        <w:pStyle w:val="2"/>
      </w:pPr>
      <w:bookmarkStart w:id="55" w:name="_Toc27195"/>
      <w:r>
        <w:rPr>
          <w:rFonts w:hint="eastAsia"/>
        </w:rPr>
        <w:t xml:space="preserve">1.3 </w:t>
      </w:r>
      <w:r>
        <w:rPr>
          <w:rFonts w:hint="eastAsia"/>
        </w:rPr>
        <w:t>本课题研究内容</w:t>
      </w:r>
      <w:bookmarkEnd w:id="55"/>
    </w:p>
    <w:p w:rsidR="00EC0997" w:rsidRDefault="006117A3">
      <w:pPr>
        <w:pStyle w:val="a8"/>
        <w:ind w:firstLine="412"/>
        <w:rPr>
          <w:rFonts w:ascii="宋体" w:hAnsi="宋体" w:hint="eastAsia"/>
        </w:rPr>
      </w:pPr>
      <w:r>
        <w:rPr>
          <w:rFonts w:ascii="宋体" w:hAnsi="宋体"/>
        </w:rPr>
        <w:t>本</w:t>
      </w:r>
      <w:r>
        <w:rPr>
          <w:rFonts w:ascii="宋体" w:hAnsi="宋体" w:hint="eastAsia"/>
        </w:rPr>
        <w:t>课题</w:t>
      </w:r>
      <w:r>
        <w:rPr>
          <w:rFonts w:ascii="宋体" w:hAnsi="宋体"/>
        </w:rPr>
        <w:t>的研究内容就是</w:t>
      </w:r>
      <w:r>
        <w:rPr>
          <w:rFonts w:ascii="宋体" w:hAnsi="宋体" w:hint="eastAsia"/>
        </w:rPr>
        <w:t>针对当前</w:t>
      </w:r>
      <w:r>
        <w:rPr>
          <w:rFonts w:ascii="宋体" w:hAnsi="宋体"/>
        </w:rPr>
        <w:t>摄影爱好者对于</w:t>
      </w:r>
      <w:r>
        <w:rPr>
          <w:rFonts w:ascii="宋体" w:hAnsi="宋体" w:hint="eastAsia"/>
        </w:rPr>
        <w:t>照片</w:t>
      </w:r>
      <w:r>
        <w:rPr>
          <w:rFonts w:ascii="宋体" w:hAnsi="宋体"/>
        </w:rPr>
        <w:t>排版软件的需求，</w:t>
      </w:r>
      <w:r>
        <w:rPr>
          <w:rFonts w:ascii="宋体" w:hAnsi="宋体" w:hint="eastAsia"/>
        </w:rPr>
        <w:t>再结合其他相册排版软件的功能特点，</w:t>
      </w:r>
      <w:r>
        <w:rPr>
          <w:rFonts w:ascii="宋体" w:hAnsi="宋体"/>
        </w:rPr>
        <w:t>进行</w:t>
      </w:r>
      <w:r>
        <w:rPr>
          <w:rFonts w:ascii="宋体" w:hAnsi="宋体" w:hint="eastAsia"/>
        </w:rPr>
        <w:t>照片</w:t>
      </w:r>
      <w:r>
        <w:rPr>
          <w:rFonts w:ascii="宋体" w:hAnsi="宋体"/>
        </w:rPr>
        <w:t>排版</w:t>
      </w:r>
      <w:r>
        <w:rPr>
          <w:rFonts w:ascii="宋体" w:hAnsi="宋体" w:hint="eastAsia"/>
        </w:rPr>
        <w:t>处理</w:t>
      </w:r>
      <w:r>
        <w:rPr>
          <w:rFonts w:ascii="宋体" w:hAnsi="宋体"/>
        </w:rPr>
        <w:t>软件的设计与开发工作，为</w:t>
      </w:r>
      <w:r>
        <w:rPr>
          <w:rFonts w:ascii="宋体" w:hAnsi="宋体" w:hint="eastAsia"/>
        </w:rPr>
        <w:t>非专业人士的</w:t>
      </w:r>
      <w:r>
        <w:rPr>
          <w:rFonts w:ascii="宋体" w:hAnsi="宋体"/>
        </w:rPr>
        <w:t>摄影爱好者提供操作</w:t>
      </w:r>
      <w:r>
        <w:rPr>
          <w:rFonts w:ascii="宋体" w:hAnsi="宋体" w:hint="eastAsia"/>
        </w:rPr>
        <w:t>简洁</w:t>
      </w:r>
      <w:r>
        <w:rPr>
          <w:rFonts w:ascii="宋体" w:hAnsi="宋体"/>
        </w:rPr>
        <w:t>、功能完备、性能良好的</w:t>
      </w:r>
      <w:r>
        <w:rPr>
          <w:rFonts w:ascii="宋体" w:hAnsi="宋体" w:hint="eastAsia"/>
        </w:rPr>
        <w:t>照片</w:t>
      </w:r>
      <w:r>
        <w:rPr>
          <w:rFonts w:ascii="宋体" w:hAnsi="宋体"/>
        </w:rPr>
        <w:t>排版</w:t>
      </w:r>
      <w:r>
        <w:rPr>
          <w:rFonts w:ascii="宋体" w:hAnsi="宋体" w:hint="eastAsia"/>
        </w:rPr>
        <w:t>处理软件</w:t>
      </w:r>
      <w:r>
        <w:rPr>
          <w:rFonts w:ascii="宋体" w:hAnsi="宋体"/>
        </w:rPr>
        <w:t>。</w:t>
      </w:r>
      <w:r w:rsidR="007A0DEB" w:rsidRPr="007A0DEB">
        <w:rPr>
          <w:rFonts w:ascii="宋体" w:hAnsi="宋体"/>
          <w:color w:val="FF00FF"/>
          <w:rPrChange w:id="56" w:author="Windows 用户" w:date="2021-05-24T06:20:00Z">
            <w:rPr>
              <w:rFonts w:ascii="宋体" w:hAnsi="宋体"/>
            </w:rPr>
          </w:rPrChange>
        </w:rPr>
        <w:t>应该把本文的主要工作在这里进行描述</w:t>
      </w:r>
      <w:r w:rsidR="007A0DEB" w:rsidRPr="007A0DEB">
        <w:rPr>
          <w:rFonts w:ascii="宋体" w:hAnsi="宋体" w:hint="eastAsia"/>
          <w:color w:val="FF00FF"/>
          <w:rPrChange w:id="57" w:author="Windows 用户" w:date="2021-05-24T06:20:00Z">
            <w:rPr>
              <w:rFonts w:ascii="宋体" w:hAnsi="宋体" w:hint="eastAsia"/>
            </w:rPr>
          </w:rPrChange>
        </w:rPr>
        <w:t>。</w:t>
      </w:r>
      <w:r w:rsidR="007A0DEB" w:rsidRPr="007A0DEB">
        <w:rPr>
          <w:rFonts w:ascii="宋体" w:hAnsi="宋体"/>
          <w:color w:val="FF00FF"/>
          <w:rPrChange w:id="58" w:author="Windows 用户" w:date="2021-05-24T06:20:00Z">
            <w:rPr>
              <w:rFonts w:ascii="宋体" w:hAnsi="宋体"/>
            </w:rPr>
          </w:rPrChange>
        </w:rPr>
        <w:t>类似于摘要中的</w:t>
      </w:r>
      <w:r w:rsidR="007A0DEB" w:rsidRPr="007A0DEB">
        <w:rPr>
          <w:rFonts w:ascii="宋体" w:hAnsi="宋体" w:hint="eastAsia"/>
          <w:color w:val="FF00FF"/>
          <w:rPrChange w:id="59" w:author="Windows 用户" w:date="2021-05-24T06:20:00Z">
            <w:rPr>
              <w:rFonts w:ascii="宋体" w:hAnsi="宋体" w:hint="eastAsia"/>
            </w:rPr>
          </w:rPrChange>
        </w:rPr>
        <w:t>。</w:t>
      </w:r>
    </w:p>
    <w:p w:rsidR="00EC0997" w:rsidRDefault="006117A3">
      <w:pPr>
        <w:pStyle w:val="2"/>
      </w:pPr>
      <w:bookmarkStart w:id="60" w:name="_Toc20692"/>
      <w:r>
        <w:rPr>
          <w:rFonts w:hint="eastAsia"/>
        </w:rPr>
        <w:t xml:space="preserve">1.4 </w:t>
      </w:r>
      <w:r>
        <w:rPr>
          <w:rFonts w:hint="eastAsia"/>
        </w:rPr>
        <w:t>论文结构安排</w:t>
      </w:r>
      <w:bookmarkEnd w:id="60"/>
    </w:p>
    <w:p w:rsidR="00EC0997" w:rsidRDefault="006117A3">
      <w:pPr>
        <w:pStyle w:val="a8"/>
        <w:ind w:firstLine="420"/>
      </w:pPr>
      <w:r>
        <w:rPr>
          <w:rFonts w:hint="eastAsia"/>
        </w:rPr>
        <w:t>本文的结构及内容如下：</w:t>
      </w:r>
    </w:p>
    <w:p w:rsidR="00EC0997" w:rsidRDefault="006117A3">
      <w:pPr>
        <w:pStyle w:val="a8"/>
      </w:pPr>
      <w:r>
        <w:tab/>
      </w:r>
      <w:r>
        <w:rPr>
          <w:rFonts w:hint="eastAsia"/>
        </w:rPr>
        <w:t>第一章，引言。本章首先对本课题的背景和研究意义进行了概述，介绍了相册制作软件的国内外的研究现状，最后提出了本课题的研究内容。</w:t>
      </w:r>
    </w:p>
    <w:p w:rsidR="00EC0997" w:rsidRDefault="006117A3">
      <w:pPr>
        <w:pStyle w:val="a8"/>
      </w:pPr>
      <w:r>
        <w:rPr>
          <w:rFonts w:hint="eastAsia"/>
        </w:rPr>
        <w:tab/>
      </w:r>
      <w:r>
        <w:rPr>
          <w:rFonts w:hint="eastAsia"/>
        </w:rPr>
        <w:t>第二章，相关技术介绍。说明本项目中所应用的技术的理论基础，对其进行了介绍，同时说明了开发所需要的环境。</w:t>
      </w:r>
      <w:r>
        <w:rPr>
          <w:rFonts w:hint="eastAsia"/>
        </w:rPr>
        <w:t xml:space="preserve"> </w:t>
      </w:r>
    </w:p>
    <w:p w:rsidR="00EC0997" w:rsidRDefault="006117A3">
      <w:pPr>
        <w:pStyle w:val="a8"/>
      </w:pPr>
      <w:r>
        <w:rPr>
          <w:rFonts w:hint="eastAsia"/>
        </w:rPr>
        <w:tab/>
      </w:r>
      <w:r>
        <w:rPr>
          <w:rFonts w:hint="eastAsia"/>
        </w:rPr>
        <w:t>第三章，需求及可行性分析。明确本课题的功能性和非功能性需求，从实际出发，分析功能、市场、技术等因素，尽量减少在后期实践中遭遇意外风险和困难的情况。</w:t>
      </w:r>
    </w:p>
    <w:p w:rsidR="00EC0997" w:rsidRDefault="006117A3">
      <w:pPr>
        <w:pStyle w:val="a8"/>
      </w:pPr>
      <w:r>
        <w:rPr>
          <w:rFonts w:hint="eastAsia"/>
        </w:rPr>
        <w:tab/>
      </w:r>
      <w:r>
        <w:rPr>
          <w:rFonts w:hint="eastAsia"/>
        </w:rPr>
        <w:t>第四章，系统设计。从系统层面分析软件、硬件架构以及总体设计思路，确定功能模块之间的关系；确定系统的开发语言和开发环境。</w:t>
      </w:r>
    </w:p>
    <w:p w:rsidR="00EC0997" w:rsidRDefault="006117A3">
      <w:pPr>
        <w:pStyle w:val="a8"/>
      </w:pPr>
      <w:r>
        <w:rPr>
          <w:rFonts w:hint="eastAsia"/>
        </w:rPr>
        <w:tab/>
      </w:r>
      <w:r>
        <w:rPr>
          <w:rFonts w:hint="eastAsia"/>
        </w:rPr>
        <w:t>第五章，软件实现。叙述软件开发的过程，包括最初的环境配置，之后的代码实现，再到设计用户界面，调试过程以及最终的可执行文件的展示。</w:t>
      </w:r>
    </w:p>
    <w:p w:rsidR="00EC0997" w:rsidRDefault="006117A3">
      <w:pPr>
        <w:pStyle w:val="a8"/>
        <w:ind w:firstLine="420"/>
      </w:pPr>
      <w:r>
        <w:rPr>
          <w:rFonts w:hint="eastAsia"/>
        </w:rPr>
        <w:t>第六章，系统测试。对系统不同模块的功能进行测试，通过测试表给出相关的测试方法、测试用例、测试结果以及结论。</w:t>
      </w:r>
    </w:p>
    <w:p w:rsidR="00EC0997" w:rsidRDefault="006117A3">
      <w:pPr>
        <w:pStyle w:val="a8"/>
      </w:pPr>
      <w:r>
        <w:rPr>
          <w:rFonts w:hint="eastAsia"/>
        </w:rPr>
        <w:tab/>
      </w:r>
      <w:r>
        <w:rPr>
          <w:rFonts w:hint="eastAsia"/>
        </w:rPr>
        <w:t>第六章，结论与展望。总结项目开发的全过程，整理并且记录在开发过程中的开发经验，同时对下一步的研究进行规划与展望。</w:t>
      </w:r>
    </w:p>
    <w:p w:rsidR="00EC0997" w:rsidRDefault="006117A3">
      <w:pPr>
        <w:pStyle w:val="a8"/>
      </w:pPr>
      <w:r>
        <w:br w:type="page"/>
      </w:r>
    </w:p>
    <w:p w:rsidR="00EC0997" w:rsidRDefault="006117A3">
      <w:pPr>
        <w:pStyle w:val="1"/>
      </w:pPr>
      <w:bookmarkStart w:id="61" w:name="_Toc4173"/>
      <w:r>
        <w:rPr>
          <w:rFonts w:hint="eastAsia"/>
        </w:rPr>
        <w:lastRenderedPageBreak/>
        <w:t>相关技术介绍</w:t>
      </w:r>
      <w:bookmarkEnd w:id="61"/>
    </w:p>
    <w:p w:rsidR="00EC0997" w:rsidRDefault="006117A3">
      <w:pPr>
        <w:pStyle w:val="2"/>
        <w:numPr>
          <w:ilvl w:val="1"/>
          <w:numId w:val="1"/>
        </w:numPr>
      </w:pPr>
      <w:r>
        <w:rPr>
          <w:rFonts w:hint="eastAsia"/>
        </w:rPr>
        <w:t xml:space="preserve"> </w:t>
      </w:r>
      <w:bookmarkStart w:id="62" w:name="_Toc22790"/>
      <w:r>
        <w:t>.NET</w:t>
      </w:r>
      <w:r>
        <w:t>开发框架</w:t>
      </w:r>
      <w:bookmarkEnd w:id="62"/>
    </w:p>
    <w:p w:rsidR="00EC0997" w:rsidRDefault="006117A3">
      <w:pPr>
        <w:pStyle w:val="a8"/>
        <w:ind w:firstLine="420"/>
      </w:pPr>
      <w:r>
        <w:rPr>
          <w:rFonts w:hint="eastAsia"/>
        </w:rPr>
        <w:t>.NET</w:t>
      </w:r>
      <w:r>
        <w:rPr>
          <w:rFonts w:hint="eastAsia"/>
        </w:rPr>
        <w:t>框架是微软开发的一个软件框架，致力于敏捷软件开发（</w:t>
      </w:r>
      <w:r>
        <w:rPr>
          <w:rFonts w:hint="eastAsia"/>
        </w:rPr>
        <w:t>agile software development</w:t>
      </w:r>
      <w:r>
        <w:rPr>
          <w:rFonts w:hint="eastAsia"/>
        </w:rPr>
        <w:t>），快速应用程序开发（</w:t>
      </w:r>
      <w:r>
        <w:rPr>
          <w:rFonts w:hint="eastAsia"/>
        </w:rPr>
        <w:t>rapid application development</w:t>
      </w:r>
      <w:r>
        <w:rPr>
          <w:rFonts w:hint="eastAsia"/>
        </w:rPr>
        <w:t>），平台独立性和网络透明性。</w:t>
      </w:r>
      <w:r>
        <w:rPr>
          <w:rFonts w:hint="eastAsia"/>
        </w:rPr>
        <w:t>.NET</w:t>
      </w:r>
      <w:r>
        <w:rPr>
          <w:rFonts w:hint="eastAsia"/>
        </w:rPr>
        <w:t>是微软迈向服务器软件工程的第一步。</w:t>
      </w:r>
      <w:r>
        <w:rPr>
          <w:rFonts w:hint="eastAsia"/>
        </w:rPr>
        <w:t>2002</w:t>
      </w:r>
      <w:r>
        <w:rPr>
          <w:rFonts w:hint="eastAsia"/>
        </w:rPr>
        <w:t>年微软发布了</w:t>
      </w:r>
      <w:r>
        <w:rPr>
          <w:rFonts w:hint="eastAsia"/>
        </w:rPr>
        <w:t>.NET</w:t>
      </w:r>
      <w:r>
        <w:rPr>
          <w:rFonts w:hint="eastAsia"/>
        </w:rPr>
        <w:t>框架的第一个版本，是一种比</w:t>
      </w:r>
      <w:r>
        <w:rPr>
          <w:rFonts w:hint="eastAsia"/>
        </w:rPr>
        <w:t>MF</w:t>
      </w:r>
      <w:r>
        <w:rPr>
          <w:rFonts w:hint="eastAsia"/>
        </w:rPr>
        <w:t>和</w:t>
      </w:r>
      <w:r>
        <w:rPr>
          <w:rFonts w:hint="eastAsia"/>
        </w:rPr>
        <w:t>COM</w:t>
      </w:r>
      <w:r>
        <w:rPr>
          <w:rFonts w:hint="eastAsia"/>
        </w:rPr>
        <w:t>编程技术更一致面向对象的环境。它主要包括：</w:t>
      </w:r>
    </w:p>
    <w:p w:rsidR="00EC0997" w:rsidRDefault="006117A3">
      <w:pPr>
        <w:pStyle w:val="a8"/>
        <w:ind w:firstLine="420"/>
      </w:pPr>
      <w:r>
        <w:rPr>
          <w:rFonts w:hint="eastAsia"/>
        </w:rPr>
        <w:t>1.</w:t>
      </w:r>
      <w:r>
        <w:rPr>
          <w:rFonts w:hint="eastAsia"/>
        </w:rPr>
        <w:t>支持</w:t>
      </w:r>
      <w:r>
        <w:rPr>
          <w:rFonts w:hint="eastAsia"/>
        </w:rPr>
        <w:t>(</w:t>
      </w:r>
      <w:r>
        <w:rPr>
          <w:rFonts w:hint="eastAsia"/>
        </w:rPr>
        <w:t>面向</w:t>
      </w:r>
      <w:r>
        <w:rPr>
          <w:rFonts w:hint="eastAsia"/>
        </w:rPr>
        <w:t>)</w:t>
      </w:r>
      <w:r>
        <w:rPr>
          <w:rFonts w:hint="eastAsia"/>
        </w:rPr>
        <w:t>该平台的编程语言</w:t>
      </w:r>
      <w:r>
        <w:rPr>
          <w:rFonts w:hint="eastAsia"/>
        </w:rPr>
        <w:t>(</w:t>
      </w:r>
      <w:r>
        <w:rPr>
          <w:rFonts w:hint="eastAsia"/>
        </w:rPr>
        <w:t>如</w:t>
      </w:r>
      <w:r>
        <w:rPr>
          <w:rFonts w:hint="eastAsia"/>
        </w:rPr>
        <w:t>C#</w:t>
      </w:r>
      <w:r>
        <w:rPr>
          <w:rFonts w:hint="eastAsia"/>
        </w:rPr>
        <w:t>、</w:t>
      </w:r>
      <w:r>
        <w:rPr>
          <w:rFonts w:hint="eastAsia"/>
        </w:rPr>
        <w:t>Visual Basic</w:t>
      </w:r>
      <w:r>
        <w:rPr>
          <w:rFonts w:hint="eastAsia"/>
        </w:rPr>
        <w:t>、</w:t>
      </w:r>
      <w:r>
        <w:rPr>
          <w:rFonts w:hint="eastAsia"/>
        </w:rPr>
        <w:t>C++/CLI</w:t>
      </w:r>
      <w:r>
        <w:rPr>
          <w:rFonts w:hint="eastAsia"/>
        </w:rPr>
        <w:t>、</w:t>
      </w:r>
      <w:r>
        <w:rPr>
          <w:rFonts w:hint="eastAsia"/>
        </w:rPr>
        <w:t>F#</w:t>
      </w:r>
      <w:r>
        <w:rPr>
          <w:rFonts w:hint="eastAsia"/>
        </w:rPr>
        <w:t>、</w:t>
      </w:r>
      <w:r>
        <w:rPr>
          <w:rFonts w:hint="eastAsia"/>
        </w:rPr>
        <w:t>IronPython</w:t>
      </w:r>
      <w:r>
        <w:rPr>
          <w:rFonts w:hint="eastAsia"/>
        </w:rPr>
        <w:t>、</w:t>
      </w:r>
      <w:r>
        <w:rPr>
          <w:rFonts w:hint="eastAsia"/>
        </w:rPr>
        <w:t>IronRuby...)</w:t>
      </w:r>
      <w:r>
        <w:rPr>
          <w:rFonts w:hint="eastAsia"/>
        </w:rPr>
        <w:t>，</w:t>
      </w:r>
    </w:p>
    <w:p w:rsidR="00EC0997" w:rsidRDefault="006117A3">
      <w:pPr>
        <w:pStyle w:val="a8"/>
        <w:ind w:firstLine="420"/>
      </w:pPr>
      <w:r>
        <w:rPr>
          <w:rFonts w:hint="eastAsia"/>
        </w:rPr>
        <w:t>2.</w:t>
      </w:r>
      <w:r>
        <w:rPr>
          <w:rFonts w:hint="eastAsia"/>
        </w:rPr>
        <w:t>用于该平台下开发人员的技术框架体系</w:t>
      </w:r>
      <w:r>
        <w:rPr>
          <w:rFonts w:hint="eastAsia"/>
        </w:rPr>
        <w:t>(.NET Framework</w:t>
      </w:r>
      <w:r>
        <w:rPr>
          <w:rFonts w:hint="eastAsia"/>
        </w:rPr>
        <w:t>、</w:t>
      </w:r>
      <w:r>
        <w:rPr>
          <w:rFonts w:hint="eastAsia"/>
        </w:rPr>
        <w:t>.NET Core</w:t>
      </w:r>
      <w:r>
        <w:rPr>
          <w:rFonts w:hint="eastAsia"/>
        </w:rPr>
        <w:t>、</w:t>
      </w:r>
      <w:r>
        <w:rPr>
          <w:rFonts w:hint="eastAsia"/>
        </w:rPr>
        <w:t>Mono</w:t>
      </w:r>
      <w:r>
        <w:rPr>
          <w:rFonts w:hint="eastAsia"/>
        </w:rPr>
        <w:t>、</w:t>
      </w:r>
      <w:r>
        <w:rPr>
          <w:rFonts w:hint="eastAsia"/>
        </w:rPr>
        <w:t>UWP</w:t>
      </w:r>
      <w:r>
        <w:rPr>
          <w:rFonts w:hint="eastAsia"/>
        </w:rPr>
        <w:t>等</w:t>
      </w:r>
      <w:r>
        <w:rPr>
          <w:rFonts w:hint="eastAsia"/>
        </w:rPr>
        <w:t>)</w:t>
      </w:r>
      <w:r>
        <w:rPr>
          <w:rFonts w:hint="eastAsia"/>
        </w:rPr>
        <w:t>，</w:t>
      </w:r>
    </w:p>
    <w:p w:rsidR="00EC0997" w:rsidRDefault="006117A3">
      <w:pPr>
        <w:pStyle w:val="a8"/>
        <w:ind w:left="420" w:firstLine="420"/>
      </w:pPr>
      <w:r>
        <w:t>（</w:t>
      </w:r>
      <w:r>
        <w:t>1</w:t>
      </w:r>
      <w:r>
        <w:t>）</w:t>
      </w:r>
      <w:r>
        <w:rPr>
          <w:rFonts w:hint="eastAsia"/>
        </w:rPr>
        <w:t>定义了通用类型系统，庞大的</w:t>
      </w:r>
      <w:r>
        <w:rPr>
          <w:rFonts w:hint="eastAsia"/>
        </w:rPr>
        <w:t>CTS</w:t>
      </w:r>
      <w:r>
        <w:rPr>
          <w:rFonts w:hint="eastAsia"/>
        </w:rPr>
        <w:t>体系</w:t>
      </w:r>
    </w:p>
    <w:p w:rsidR="00EC0997" w:rsidRDefault="006117A3">
      <w:pPr>
        <w:pStyle w:val="a8"/>
        <w:ind w:left="420" w:firstLine="420"/>
      </w:pPr>
      <w:r>
        <w:t>（</w:t>
      </w:r>
      <w:r>
        <w:t>2</w:t>
      </w:r>
      <w:r>
        <w:t>）</w:t>
      </w:r>
      <w:r>
        <w:rPr>
          <w:rFonts w:hint="eastAsia"/>
        </w:rPr>
        <w:t>用于支撑</w:t>
      </w:r>
      <w:r>
        <w:rPr>
          <w:rFonts w:hint="eastAsia"/>
        </w:rPr>
        <w:t>.NET</w:t>
      </w:r>
      <w:r>
        <w:rPr>
          <w:rFonts w:hint="eastAsia"/>
        </w:rPr>
        <w:t>下的语言运行时的环境：</w:t>
      </w:r>
      <w:r>
        <w:rPr>
          <w:rFonts w:hint="eastAsia"/>
        </w:rPr>
        <w:t>CLR</w:t>
      </w:r>
    </w:p>
    <w:p w:rsidR="00EC0997" w:rsidRDefault="006117A3">
      <w:pPr>
        <w:pStyle w:val="a8"/>
        <w:ind w:left="420" w:firstLine="420"/>
      </w:pPr>
      <w:r>
        <w:t>（</w:t>
      </w:r>
      <w:r>
        <w:t>3</w:t>
      </w:r>
      <w:r>
        <w:t>）</w:t>
      </w:r>
      <w:r>
        <w:rPr>
          <w:rFonts w:hint="eastAsia"/>
        </w:rPr>
        <w:t>NET</w:t>
      </w:r>
      <w:r>
        <w:rPr>
          <w:rFonts w:hint="eastAsia"/>
        </w:rPr>
        <w:t>体系技术的框架库</w:t>
      </w:r>
      <w:r>
        <w:rPr>
          <w:rFonts w:hint="eastAsia"/>
        </w:rPr>
        <w:t>FCL</w:t>
      </w:r>
    </w:p>
    <w:p w:rsidR="00EC0997" w:rsidRDefault="006117A3">
      <w:pPr>
        <w:pStyle w:val="a8"/>
        <w:ind w:firstLine="420"/>
      </w:pPr>
      <w:r>
        <w:rPr>
          <w:rFonts w:hint="eastAsia"/>
        </w:rPr>
        <w:t>3.</w:t>
      </w:r>
      <w:r>
        <w:rPr>
          <w:rFonts w:hint="eastAsia"/>
        </w:rPr>
        <w:t>用于支持开发人员开发的软件工具</w:t>
      </w:r>
      <w:r>
        <w:rPr>
          <w:rFonts w:hint="eastAsia"/>
        </w:rPr>
        <w:t>(</w:t>
      </w:r>
      <w:r>
        <w:rPr>
          <w:rFonts w:hint="eastAsia"/>
        </w:rPr>
        <w:t>即</w:t>
      </w:r>
      <w:r>
        <w:rPr>
          <w:rFonts w:hint="eastAsia"/>
        </w:rPr>
        <w:t>SDK</w:t>
      </w:r>
      <w:r>
        <w:rPr>
          <w:rFonts w:hint="eastAsia"/>
        </w:rPr>
        <w:t>，如</w:t>
      </w:r>
      <w:r>
        <w:rPr>
          <w:rFonts w:hint="eastAsia"/>
        </w:rPr>
        <w:t>VS2017</w:t>
      </w:r>
      <w:r>
        <w:rPr>
          <w:rFonts w:hint="eastAsia"/>
        </w:rPr>
        <w:t>、</w:t>
      </w:r>
      <w:r>
        <w:rPr>
          <w:rFonts w:hint="eastAsia"/>
        </w:rPr>
        <w:t>VS Code</w:t>
      </w:r>
      <w:r>
        <w:rPr>
          <w:rFonts w:hint="eastAsia"/>
        </w:rPr>
        <w:t>等</w:t>
      </w:r>
      <w:r>
        <w:rPr>
          <w:rFonts w:hint="eastAsia"/>
        </w:rPr>
        <w:t>)</w:t>
      </w:r>
    </w:p>
    <w:p w:rsidR="00EC0997" w:rsidRDefault="006117A3">
      <w:pPr>
        <w:pStyle w:val="a8"/>
        <w:ind w:firstLine="420"/>
      </w:pPr>
      <w:r>
        <w:rPr>
          <w:rFonts w:hint="eastAsia"/>
        </w:rPr>
        <w:t>.NET</w:t>
      </w:r>
      <w:r>
        <w:rPr>
          <w:rFonts w:hint="eastAsia"/>
        </w:rPr>
        <w:t>还包括应用程序编程接口（</w:t>
      </w:r>
      <w:r>
        <w:rPr>
          <w:rFonts w:hint="eastAsia"/>
        </w:rPr>
        <w:t>API</w:t>
      </w:r>
      <w:r>
        <w:rPr>
          <w:rFonts w:hint="eastAsia"/>
        </w:rPr>
        <w:t>）的新特性和开发工具。这些创新使程序员能够开发</w:t>
      </w:r>
      <w:r>
        <w:rPr>
          <w:rFonts w:hint="eastAsia"/>
        </w:rPr>
        <w:t>Windows</w:t>
      </w:r>
      <w:r>
        <w:rPr>
          <w:rFonts w:hint="eastAsia"/>
        </w:rPr>
        <w:t>应用程序和</w:t>
      </w:r>
      <w:r>
        <w:rPr>
          <w:rFonts w:hint="eastAsia"/>
        </w:rPr>
        <w:t>web</w:t>
      </w:r>
      <w:r>
        <w:rPr>
          <w:rFonts w:hint="eastAsia"/>
        </w:rPr>
        <w:t>应用程序和</w:t>
      </w:r>
      <w:r>
        <w:rPr>
          <w:rFonts w:hint="eastAsia"/>
        </w:rPr>
        <w:t>Web</w:t>
      </w:r>
      <w:r>
        <w:rPr>
          <w:rFonts w:hint="eastAsia"/>
        </w:rPr>
        <w:t>服务。同时，</w:t>
      </w:r>
      <w:r>
        <w:rPr>
          <w:rFonts w:hint="eastAsia"/>
        </w:rPr>
        <w:t>.NET</w:t>
      </w:r>
      <w:r>
        <w:rPr>
          <w:rFonts w:hint="eastAsia"/>
        </w:rPr>
        <w:t>提供了一个新的反射式和面向对象的编程接口。</w:t>
      </w:r>
      <w:r>
        <w:rPr>
          <w:rFonts w:hint="eastAsia"/>
        </w:rPr>
        <w:t>.NET</w:t>
      </w:r>
      <w:r>
        <w:rPr>
          <w:rFonts w:hint="eastAsia"/>
        </w:rPr>
        <w:t>被设计成足够通用化的框架，可以将各种高级语言组合在一起。</w:t>
      </w:r>
    </w:p>
    <w:p w:rsidR="00EC0997" w:rsidRDefault="006117A3">
      <w:pPr>
        <w:pStyle w:val="a8"/>
        <w:ind w:firstLine="420"/>
      </w:pPr>
      <w:r>
        <w:rPr>
          <w:rFonts w:hint="eastAsia"/>
        </w:rPr>
        <w:t>.NE</w:t>
      </w:r>
      <w:r>
        <w:t>T</w:t>
      </w:r>
      <w:r>
        <w:t>框架</w:t>
      </w:r>
      <w:r>
        <w:rPr>
          <w:rFonts w:hint="eastAsia"/>
        </w:rPr>
        <w:t>是</w:t>
      </w:r>
      <w:r>
        <w:t>微软</w:t>
      </w:r>
      <w:r>
        <w:rPr>
          <w:rFonts w:hint="eastAsia"/>
        </w:rPr>
        <w:t>继</w:t>
      </w:r>
      <w:r>
        <w:rPr>
          <w:rFonts w:hint="eastAsia"/>
        </w:rPr>
        <w:t>Windows DNA</w:t>
      </w:r>
      <w:r>
        <w:t>之后</w:t>
      </w:r>
      <w:r>
        <w:rPr>
          <w:rFonts w:hint="eastAsia"/>
        </w:rPr>
        <w:t>开发的</w:t>
      </w:r>
      <w:r>
        <w:t>新</w:t>
      </w:r>
      <w:r>
        <w:rPr>
          <w:rFonts w:hint="eastAsia"/>
        </w:rPr>
        <w:t>平台，</w:t>
      </w:r>
      <w:r>
        <w:rPr>
          <w:rFonts w:hint="eastAsia"/>
        </w:rPr>
        <w:t>.NE</w:t>
      </w:r>
      <w:r>
        <w:t>T</w:t>
      </w:r>
      <w:r>
        <w:t>框架</w:t>
      </w:r>
      <w:r>
        <w:rPr>
          <w:rFonts w:hint="eastAsia"/>
        </w:rPr>
        <w:t>使用系统的虚拟机运行，</w:t>
      </w:r>
      <w:r>
        <w:t>基于</w:t>
      </w:r>
      <w:r>
        <w:rPr>
          <w:rFonts w:hint="eastAsia"/>
        </w:rPr>
        <w:t>通用语言运行库（</w:t>
      </w:r>
      <w:r>
        <w:rPr>
          <w:rFonts w:hint="eastAsia"/>
        </w:rPr>
        <w:t>Common</w:t>
      </w:r>
      <w:r>
        <w:t xml:space="preserve"> </w:t>
      </w:r>
      <w:r>
        <w:rPr>
          <w:rFonts w:hint="eastAsia"/>
        </w:rPr>
        <w:t>Language</w:t>
      </w:r>
      <w:r>
        <w:t xml:space="preserve"> </w:t>
      </w:r>
      <w:r>
        <w:rPr>
          <w:rFonts w:hint="eastAsia"/>
        </w:rPr>
        <w:t>Runtime</w:t>
      </w:r>
      <w:r>
        <w:rPr>
          <w:rFonts w:hint="eastAsia"/>
        </w:rPr>
        <w:t>）。</w:t>
      </w:r>
    </w:p>
    <w:p w:rsidR="00EC0997" w:rsidRDefault="006117A3">
      <w:pPr>
        <w:pStyle w:val="a8"/>
        <w:ind w:firstLine="420"/>
      </w:pPr>
      <w:r>
        <w:rPr>
          <w:rFonts w:hint="eastAsia"/>
        </w:rPr>
        <w:t>.NET</w:t>
      </w:r>
      <w:r>
        <w:rPr>
          <w:rFonts w:hint="eastAsia"/>
        </w:rPr>
        <w:t>的优点首先是多平台，它可以在各种计算机上运行，从服务器、桌面机到</w:t>
      </w:r>
      <w:r>
        <w:rPr>
          <w:rFonts w:hint="eastAsia"/>
        </w:rPr>
        <w:t>PDA</w:t>
      </w:r>
      <w:r>
        <w:rPr>
          <w:rFonts w:hint="eastAsia"/>
        </w:rPr>
        <w:t>，还能在移动电话上运行；其次是它使用了行业标准的通信协议；它的安全性也很高，能提高更加安全的执行环境。</w:t>
      </w:r>
    </w:p>
    <w:p w:rsidR="00EC0997" w:rsidRDefault="006117A3">
      <w:pPr>
        <w:widowControl/>
        <w:ind w:firstLine="420"/>
        <w:jc w:val="left"/>
        <w:rPr>
          <w:rFonts w:hint="eastAsia"/>
        </w:rPr>
      </w:pPr>
      <w:r>
        <w:rPr>
          <w:rFonts w:hint="eastAsia"/>
        </w:rPr>
        <w:t>下图是一个简单的</w:t>
      </w:r>
      <w:r>
        <w:rPr>
          <w:rFonts w:hint="eastAsia"/>
        </w:rPr>
        <w:t>.NET</w:t>
      </w:r>
      <w:r>
        <w:rPr>
          <w:rFonts w:hint="eastAsia"/>
        </w:rPr>
        <w:t>框架：</w:t>
      </w:r>
      <w:r w:rsidR="007A0DEB" w:rsidRPr="007A0DEB">
        <w:rPr>
          <w:rFonts w:hint="eastAsia"/>
          <w:color w:val="FF00FF"/>
          <w:rPrChange w:id="63" w:author="Windows 用户" w:date="2021-05-24T06:22:00Z">
            <w:rPr>
              <w:rFonts w:hint="eastAsia"/>
            </w:rPr>
          </w:rPrChange>
        </w:rPr>
        <w:t xml:space="preserve"> </w:t>
      </w:r>
      <w:r w:rsidR="007A0DEB" w:rsidRPr="007A0DEB">
        <w:rPr>
          <w:color w:val="FF00FF"/>
          <w:rPrChange w:id="64" w:author="Windows 用户" w:date="2021-05-24T06:22:00Z">
            <w:rPr/>
          </w:rPrChange>
        </w:rPr>
        <w:t xml:space="preserve"> </w:t>
      </w:r>
      <w:r w:rsidR="007A0DEB" w:rsidRPr="007A0DEB">
        <w:rPr>
          <w:rFonts w:hint="eastAsia"/>
          <w:color w:val="FF00FF"/>
          <w:rPrChange w:id="65" w:author="Windows 用户" w:date="2021-05-24T06:22:00Z">
            <w:rPr>
              <w:rFonts w:hint="eastAsia"/>
            </w:rPr>
          </w:rPrChange>
        </w:rPr>
        <w:t>下面</w:t>
      </w:r>
      <w:r w:rsidR="007A0DEB" w:rsidRPr="007A0DEB">
        <w:rPr>
          <w:color w:val="FF00FF"/>
          <w:rPrChange w:id="66" w:author="Windows 用户" w:date="2021-05-24T06:22:00Z">
            <w:rPr/>
          </w:rPrChange>
        </w:rPr>
        <w:t>两个图质量不行</w:t>
      </w:r>
      <w:r w:rsidR="007A0DEB" w:rsidRPr="007A0DEB">
        <w:rPr>
          <w:rFonts w:hint="eastAsia"/>
          <w:color w:val="FF00FF"/>
          <w:rPrChange w:id="67" w:author="Windows 用户" w:date="2021-05-24T06:22:00Z">
            <w:rPr>
              <w:rFonts w:hint="eastAsia"/>
            </w:rPr>
          </w:rPrChange>
        </w:rPr>
        <w:t>，</w:t>
      </w:r>
      <w:r w:rsidR="007A0DEB" w:rsidRPr="007A0DEB">
        <w:rPr>
          <w:color w:val="FF00FF"/>
          <w:rPrChange w:id="68" w:author="Windows 用户" w:date="2021-05-24T06:22:00Z">
            <w:rPr/>
          </w:rPrChange>
        </w:rPr>
        <w:t>要重画</w:t>
      </w:r>
      <w:r w:rsidR="007A0DEB" w:rsidRPr="007A0DEB">
        <w:rPr>
          <w:rFonts w:hint="eastAsia"/>
          <w:color w:val="FF00FF"/>
          <w:rPrChange w:id="69" w:author="Windows 用户" w:date="2021-05-24T06:22:00Z">
            <w:rPr>
              <w:rFonts w:hint="eastAsia"/>
            </w:rPr>
          </w:rPrChange>
        </w:rPr>
        <w:t>。</w:t>
      </w:r>
    </w:p>
    <w:p w:rsidR="00EC0997" w:rsidRDefault="006117A3">
      <w:pPr>
        <w:widowControl/>
        <w:jc w:val="center"/>
      </w:pPr>
      <w:r>
        <w:rPr>
          <w:rFonts w:ascii="宋体" w:hAnsi="宋体" w:cs="宋体"/>
          <w:noProof/>
          <w:kern w:val="0"/>
          <w:sz w:val="24"/>
          <w:szCs w:val="24"/>
        </w:rPr>
        <w:drawing>
          <wp:inline distT="0" distB="0" distL="114300" distR="114300">
            <wp:extent cx="3162300" cy="2028825"/>
            <wp:effectExtent l="0" t="0" r="7620" b="13335"/>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10"/>
                    <a:stretch>
                      <a:fillRect/>
                    </a:stretch>
                  </pic:blipFill>
                  <pic:spPr>
                    <a:xfrm>
                      <a:off x="0" y="0"/>
                      <a:ext cx="3162300" cy="2028825"/>
                    </a:xfrm>
                    <a:prstGeom prst="rect">
                      <a:avLst/>
                    </a:prstGeom>
                    <a:noFill/>
                    <a:ln w="9525">
                      <a:noFill/>
                    </a:ln>
                  </pic:spPr>
                </pic:pic>
              </a:graphicData>
            </a:graphic>
          </wp:inline>
        </w:drawing>
      </w:r>
    </w:p>
    <w:p w:rsidR="00EC0997" w:rsidRDefault="00EC0997">
      <w:pPr>
        <w:pStyle w:val="a8"/>
        <w:ind w:firstLine="420"/>
      </w:pPr>
    </w:p>
    <w:p w:rsidR="00EC0997" w:rsidRDefault="00EC0997">
      <w:pPr>
        <w:pStyle w:val="a8"/>
        <w:ind w:firstLine="420"/>
      </w:pPr>
    </w:p>
    <w:p w:rsidR="00EC0997" w:rsidRDefault="006117A3">
      <w:pPr>
        <w:pStyle w:val="a8"/>
        <w:ind w:firstLine="420"/>
      </w:pPr>
      <w:r>
        <w:rPr>
          <w:rFonts w:hint="eastAsia"/>
        </w:rPr>
        <w:t>.NET</w:t>
      </w:r>
      <w:r>
        <w:rPr>
          <w:rFonts w:hint="eastAsia"/>
        </w:rPr>
        <w:t>平台的编译过程如下图：</w:t>
      </w:r>
    </w:p>
    <w:p w:rsidR="00EC0997" w:rsidRDefault="006117A3">
      <w:pPr>
        <w:widowControl/>
        <w:jc w:val="center"/>
      </w:pPr>
      <w:r>
        <w:rPr>
          <w:rFonts w:ascii="宋体" w:hAnsi="宋体" w:cs="宋体"/>
          <w:noProof/>
          <w:kern w:val="0"/>
          <w:sz w:val="24"/>
          <w:szCs w:val="24"/>
        </w:rPr>
        <w:lastRenderedPageBreak/>
        <w:drawing>
          <wp:inline distT="0" distB="0" distL="114300" distR="114300">
            <wp:extent cx="4915535" cy="3312160"/>
            <wp:effectExtent l="0" t="0" r="6985" b="10160"/>
            <wp:docPr id="4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IMG_256"/>
                    <pic:cNvPicPr>
                      <a:picLocks noChangeAspect="1"/>
                    </pic:cNvPicPr>
                  </pic:nvPicPr>
                  <pic:blipFill>
                    <a:blip r:embed="rId11"/>
                    <a:stretch>
                      <a:fillRect/>
                    </a:stretch>
                  </pic:blipFill>
                  <pic:spPr>
                    <a:xfrm>
                      <a:off x="0" y="0"/>
                      <a:ext cx="4915535" cy="3312160"/>
                    </a:xfrm>
                    <a:prstGeom prst="rect">
                      <a:avLst/>
                    </a:prstGeom>
                    <a:noFill/>
                    <a:ln w="9525">
                      <a:noFill/>
                    </a:ln>
                  </pic:spPr>
                </pic:pic>
              </a:graphicData>
            </a:graphic>
          </wp:inline>
        </w:drawing>
      </w:r>
    </w:p>
    <w:p w:rsidR="00EC0997" w:rsidRDefault="00EC0997">
      <w:pPr>
        <w:pStyle w:val="a8"/>
        <w:ind w:firstLine="420"/>
      </w:pPr>
    </w:p>
    <w:p w:rsidR="00EC0997" w:rsidRDefault="006117A3">
      <w:pPr>
        <w:pStyle w:val="2"/>
        <w:numPr>
          <w:ilvl w:val="1"/>
          <w:numId w:val="1"/>
        </w:numPr>
      </w:pPr>
      <w:r>
        <w:rPr>
          <w:rFonts w:hint="eastAsia"/>
        </w:rPr>
        <w:t xml:space="preserve"> </w:t>
      </w:r>
      <w:bookmarkStart w:id="70" w:name="_Toc1691"/>
      <w:r>
        <w:t>C#</w:t>
      </w:r>
      <w:r>
        <w:t>语言</w:t>
      </w:r>
      <w:bookmarkEnd w:id="70"/>
    </w:p>
    <w:p w:rsidR="00EC0997" w:rsidRDefault="006117A3">
      <w:pPr>
        <w:pStyle w:val="a8"/>
        <w:ind w:firstLine="420"/>
      </w:pPr>
      <w:r>
        <w:t>C#</w:t>
      </w:r>
      <w:r>
        <w:t>是一个现代的、通用的、面向对象的</w:t>
      </w:r>
      <w:r>
        <w:rPr>
          <w:rFonts w:hint="eastAsia"/>
        </w:rPr>
        <w:t>高级</w:t>
      </w:r>
      <w:r>
        <w:t>编程语言，它是由</w:t>
      </w:r>
      <w:r>
        <w:t xml:space="preserve"> Ecma </w:t>
      </w:r>
      <w:r>
        <w:t>和</w:t>
      </w:r>
      <w:r>
        <w:t xml:space="preserve"> ISO </w:t>
      </w:r>
      <w:r>
        <w:t>核准认可的。</w:t>
      </w:r>
      <w:r>
        <w:t>C#</w:t>
      </w:r>
      <w:r>
        <w:t>是由</w:t>
      </w:r>
      <w:r>
        <w:t xml:space="preserve"> Anders Hejlsberg </w:t>
      </w:r>
      <w:r>
        <w:t>和他的团队在</w:t>
      </w:r>
      <w:r>
        <w:t>.Net</w:t>
      </w:r>
      <w:r>
        <w:t>框架开发期间开发的</w:t>
      </w:r>
      <w:r>
        <w:rPr>
          <w:rFonts w:hint="eastAsia"/>
        </w:rPr>
        <w:t>，基于</w:t>
      </w:r>
      <w:r>
        <w:rPr>
          <w:rFonts w:hint="eastAsia"/>
        </w:rPr>
        <w:t>.NET</w:t>
      </w:r>
      <w:r>
        <w:rPr>
          <w:rFonts w:hint="eastAsia"/>
        </w:rPr>
        <w:t>框架</w:t>
      </w:r>
      <w:r>
        <w:t>。它继承了</w:t>
      </w:r>
      <w:r>
        <w:t>C</w:t>
      </w:r>
      <w:r>
        <w:t>和</w:t>
      </w:r>
      <w:r>
        <w:t>C+</w:t>
      </w:r>
      <w:r>
        <w:rPr>
          <w:rFonts w:hint="eastAsia"/>
        </w:rPr>
        <w:t>+</w:t>
      </w:r>
      <w:r>
        <w:t>强大的功能，去掉了一些复杂的函数，是</w:t>
      </w:r>
      <w:r>
        <w:t>C</w:t>
      </w:r>
      <w:r>
        <w:t>语言家族中一种高效、强大的编程语言。微软在</w:t>
      </w:r>
      <w:r>
        <w:t>2000</w:t>
      </w:r>
      <w:r>
        <w:t>年发布了这种语言，并希望用它代替</w:t>
      </w:r>
      <w:r>
        <w:t>Java</w:t>
      </w:r>
      <w:r>
        <w:t>。</w:t>
      </w:r>
    </w:p>
    <w:p w:rsidR="00EC0997" w:rsidRDefault="006117A3">
      <w:pPr>
        <w:pStyle w:val="a8"/>
        <w:ind w:firstLine="420"/>
      </w:pPr>
      <w:r>
        <w:t>C#</w:t>
      </w:r>
      <w:r>
        <w:t>还进一步支持面向组件的编程。当代软件设计越来越依赖采用自描述的独立功能</w:t>
      </w:r>
      <w:proofErr w:type="gramStart"/>
      <w:r>
        <w:t>包形式</w:t>
      </w:r>
      <w:proofErr w:type="gramEnd"/>
      <w:r>
        <w:t>的软件组件。此类组件的关键是它们提供包含属性、方法和事件的编程模型。它们包含提供组件相关声明性信息的属性。它们合并了自己的文档。</w:t>
      </w:r>
      <w:r>
        <w:t>C#</w:t>
      </w:r>
      <w:r>
        <w:t>提供了语言构造来直接支持这些概念，让</w:t>
      </w:r>
      <w:r>
        <w:t>C#</w:t>
      </w:r>
      <w:r>
        <w:t>成为一种非常自然的语言，可用于创建和使用软件组件。</w:t>
      </w:r>
    </w:p>
    <w:p w:rsidR="00EC0997" w:rsidRDefault="006117A3">
      <w:pPr>
        <w:pStyle w:val="a8"/>
        <w:ind w:firstLine="420"/>
      </w:pPr>
      <w:r>
        <w:t>C#</w:t>
      </w:r>
      <w:r>
        <w:t>采用统一的类型系统。所有</w:t>
      </w:r>
      <w:r>
        <w:t>C#</w:t>
      </w:r>
      <w:r>
        <w:t>类型（包括</w:t>
      </w:r>
      <w:r>
        <w:t>int</w:t>
      </w:r>
      <w:r>
        <w:t>和</w:t>
      </w:r>
      <w:r>
        <w:t>double</w:t>
      </w:r>
      <w:r>
        <w:t>等基元类型）均继承自一个根</w:t>
      </w:r>
      <w:r>
        <w:t>object</w:t>
      </w:r>
      <w:r>
        <w:t>类型。因此，所有类型共用一组通用运算，任何类型的值都可以一致地进行存储、传输和处理。此外，</w:t>
      </w:r>
      <w:r>
        <w:t>C#</w:t>
      </w:r>
      <w:r>
        <w:t>还支持用户定义的引用类型和值类型，从而支持对象动态分配以及轻量级结构的内嵌式存储。</w:t>
      </w:r>
    </w:p>
    <w:p w:rsidR="00EC0997" w:rsidRDefault="006117A3">
      <w:pPr>
        <w:pStyle w:val="a8"/>
        <w:ind w:firstLine="420"/>
      </w:pPr>
      <w:r>
        <w:rPr>
          <w:rFonts w:hint="eastAsia"/>
        </w:rPr>
        <w:t>C#</w:t>
      </w:r>
      <w:r>
        <w:rPr>
          <w:rFonts w:hint="eastAsia"/>
        </w:rPr>
        <w:t>之所以能够成为一种广泛的专业语言，基于它的一些重要特点和重要功能，它是面向组件、可以多平台编译的结构化语言，同时它具有自动垃圾回收机制，它的标准库也十分丰富，还具有</w:t>
      </w:r>
      <w:r>
        <w:rPr>
          <w:rFonts w:hint="eastAsia"/>
        </w:rPr>
        <w:t xml:space="preserve">LINQ </w:t>
      </w:r>
      <w:r>
        <w:rPr>
          <w:rFonts w:hint="eastAsia"/>
        </w:rPr>
        <w:t>和</w:t>
      </w:r>
      <w:r>
        <w:rPr>
          <w:rFonts w:hint="eastAsia"/>
        </w:rPr>
        <w:t xml:space="preserve"> Lambda </w:t>
      </w:r>
      <w:r>
        <w:rPr>
          <w:rFonts w:hint="eastAsia"/>
        </w:rPr>
        <w:t>表达式，也可以进行简单的多线程编程，同时具备委托和事件管理机制。</w:t>
      </w:r>
    </w:p>
    <w:p w:rsidR="00EC0997" w:rsidRDefault="006117A3">
      <w:pPr>
        <w:pStyle w:val="2"/>
        <w:numPr>
          <w:ilvl w:val="1"/>
          <w:numId w:val="1"/>
        </w:numPr>
      </w:pPr>
      <w:r>
        <w:rPr>
          <w:rFonts w:hint="eastAsia"/>
        </w:rPr>
        <w:t xml:space="preserve"> </w:t>
      </w:r>
      <w:bookmarkStart w:id="71" w:name="_Toc20238"/>
      <w:r>
        <w:t>.NET</w:t>
      </w:r>
      <w:r>
        <w:t>与</w:t>
      </w:r>
      <w:r>
        <w:t>C#</w:t>
      </w:r>
      <w:bookmarkEnd w:id="71"/>
    </w:p>
    <w:p w:rsidR="00EC0997" w:rsidRDefault="006117A3">
      <w:pPr>
        <w:pStyle w:val="a8"/>
        <w:ind w:firstLine="420"/>
      </w:pPr>
      <w:r>
        <w:t>编程语言，是人与机器沟通的表达方式。不同的编程语言，其侧重点不同。有的编程语言是为了科学计算而开发的，所以其语法和功能更偏向于函数式思想。有些则是为了开发应用程序而创立的，所以其语法和功能更为均衡全面。</w:t>
      </w:r>
    </w:p>
    <w:p w:rsidR="00EC0997" w:rsidRDefault="006117A3">
      <w:pPr>
        <w:pStyle w:val="a8"/>
        <w:ind w:firstLine="420"/>
      </w:pPr>
      <w:r>
        <w:lastRenderedPageBreak/>
        <w:t>微软公司是全球最大的电脑软件提供商，为了占据开发者市场，进而在</w:t>
      </w:r>
      <w:r>
        <w:t>2002</w:t>
      </w:r>
      <w:r>
        <w:t>年推出了</w:t>
      </w:r>
      <w:r>
        <w:t>Visual Studio(</w:t>
      </w:r>
      <w:r>
        <w:t>简称</w:t>
      </w:r>
      <w:r>
        <w:t>VS</w:t>
      </w:r>
      <w:r>
        <w:t>，是微软提供给开发者的工具集</w:t>
      </w:r>
      <w:r>
        <w:t>) .NET 1.0</w:t>
      </w:r>
      <w:r>
        <w:t>版本的开发者平台。而为了吸引更多的开发者涌入平台，微软还在</w:t>
      </w:r>
      <w:r>
        <w:t>2002</w:t>
      </w:r>
      <w:r>
        <w:t>年宣布推出一个特性强大并且与</w:t>
      </w:r>
      <w:r>
        <w:t>.NET</w:t>
      </w:r>
      <w:r>
        <w:t>平台无缝集成的编程语言，即</w:t>
      </w:r>
      <w:r>
        <w:t>C# 1.0</w:t>
      </w:r>
      <w:r>
        <w:t>正式版。只要是</w:t>
      </w:r>
      <w:r>
        <w:t>.NET</w:t>
      </w:r>
      <w:r>
        <w:t>支持的编程语言，开发者就可以通过</w:t>
      </w:r>
      <w:r>
        <w:t>.NET</w:t>
      </w:r>
      <w:r>
        <w:t>平台提供的工具服务和框架支持便捷的开发应用程序。</w:t>
      </w:r>
    </w:p>
    <w:p w:rsidR="00EC0997" w:rsidRDefault="006117A3">
      <w:pPr>
        <w:pStyle w:val="a8"/>
        <w:ind w:firstLine="420"/>
      </w:pPr>
      <w:r>
        <w:t>C#</w:t>
      </w:r>
      <w:r>
        <w:t>就是为宣传</w:t>
      </w:r>
      <w:r>
        <w:t>.NET</w:t>
      </w:r>
      <w:r>
        <w:t>而创立的，它直接集成于</w:t>
      </w:r>
      <w:r>
        <w:t>Visual Studio .NET</w:t>
      </w:r>
      <w:r>
        <w:t>中，</w:t>
      </w:r>
      <w:r>
        <w:t>VB</w:t>
      </w:r>
      <w:r>
        <w:t>也在</w:t>
      </w:r>
      <w:r>
        <w:t>.NET 1.0</w:t>
      </w:r>
      <w:r>
        <w:t>发布后对其进行支持，</w:t>
      </w:r>
      <w:r>
        <w:t xml:space="preserve"> </w:t>
      </w:r>
      <w:r>
        <w:t>所以这两门语言与</w:t>
      </w:r>
      <w:r>
        <w:t>.NET</w:t>
      </w:r>
      <w:r>
        <w:t>平台耦合度很高，并且</w:t>
      </w:r>
      <w:r>
        <w:t>.NET</w:t>
      </w:r>
      <w:r>
        <w:t>上的技术大多都是以</w:t>
      </w:r>
      <w:r>
        <w:t>C#</w:t>
      </w:r>
      <w:r>
        <w:t>编程语言为示例。</w:t>
      </w:r>
    </w:p>
    <w:p w:rsidR="00EC0997" w:rsidRDefault="006117A3">
      <w:pPr>
        <w:pStyle w:val="2"/>
        <w:numPr>
          <w:ilvl w:val="1"/>
          <w:numId w:val="1"/>
        </w:numPr>
      </w:pPr>
      <w:r>
        <w:rPr>
          <w:rFonts w:hint="eastAsia"/>
        </w:rPr>
        <w:t xml:space="preserve"> </w:t>
      </w:r>
      <w:bookmarkStart w:id="72" w:name="_Toc2255"/>
      <w:r>
        <w:rPr>
          <w:rFonts w:hint="eastAsia"/>
        </w:rPr>
        <w:t>Windows</w:t>
      </w:r>
      <w:r>
        <w:t>窗体应用程序</w:t>
      </w:r>
      <w:bookmarkEnd w:id="72"/>
    </w:p>
    <w:p w:rsidR="00EC0997" w:rsidRDefault="006117A3">
      <w:pPr>
        <w:pStyle w:val="a8"/>
        <w:ind w:firstLine="420"/>
      </w:pPr>
      <w:r>
        <w:rPr>
          <w:rFonts w:hint="eastAsia"/>
        </w:rPr>
        <w:t>Windows</w:t>
      </w:r>
      <w:r>
        <w:t>窗体程序（</w:t>
      </w:r>
      <w:r>
        <w:rPr>
          <w:rFonts w:hint="eastAsia"/>
        </w:rPr>
        <w:t>WinForm</w:t>
      </w:r>
      <w:r>
        <w:t>）是</w:t>
      </w:r>
      <w:r>
        <w:t>Microsoft .NET Framework</w:t>
      </w:r>
      <w:r>
        <w:rPr>
          <w:rFonts w:hint="eastAsia"/>
        </w:rPr>
        <w:t>的一部分，它是一个免费的开源图形库（</w:t>
      </w:r>
      <w:r>
        <w:rPr>
          <w:rFonts w:hint="eastAsia"/>
        </w:rPr>
        <w:t>GUI</w:t>
      </w:r>
      <w:r>
        <w:rPr>
          <w:rFonts w:hint="eastAsia"/>
        </w:rPr>
        <w:t>）类库。它提供了一个为台式机、笔记本电脑和平板电脑</w:t>
      </w:r>
      <w:proofErr w:type="gramStart"/>
      <w:r>
        <w:rPr>
          <w:rFonts w:hint="eastAsia"/>
        </w:rPr>
        <w:t>编写全</w:t>
      </w:r>
      <w:proofErr w:type="gramEnd"/>
      <w:r>
        <w:rPr>
          <w:rFonts w:hint="eastAsia"/>
        </w:rPr>
        <w:t>功能客户端应用程序的平台。此体系结构提供了一组清晰、面向对象和</w:t>
      </w:r>
      <w:proofErr w:type="gramStart"/>
      <w:r>
        <w:rPr>
          <w:rFonts w:hint="eastAsia"/>
        </w:rPr>
        <w:t>可</w:t>
      </w:r>
      <w:proofErr w:type="gramEnd"/>
      <w:r>
        <w:rPr>
          <w:rFonts w:hint="eastAsia"/>
        </w:rPr>
        <w:t>扩展的类，使</w:t>
      </w:r>
      <w:r>
        <w:t>程序员</w:t>
      </w:r>
      <w:r>
        <w:rPr>
          <w:rFonts w:hint="eastAsia"/>
        </w:rPr>
        <w:t>能够开发各种</w:t>
      </w:r>
      <w:r>
        <w:rPr>
          <w:rFonts w:hint="eastAsia"/>
        </w:rPr>
        <w:t>Windows</w:t>
      </w:r>
      <w:r>
        <w:rPr>
          <w:rFonts w:hint="eastAsia"/>
        </w:rPr>
        <w:t>应用程序。</w:t>
      </w:r>
    </w:p>
    <w:p w:rsidR="00EC0997" w:rsidRDefault="006117A3">
      <w:pPr>
        <w:pStyle w:val="a8"/>
        <w:ind w:firstLine="420"/>
      </w:pPr>
      <w:r>
        <w:rPr>
          <w:rFonts w:hint="eastAsia"/>
        </w:rPr>
        <w:t>Windows</w:t>
      </w:r>
      <w:r>
        <w:t>窗体程序</w:t>
      </w:r>
      <w:r>
        <w:rPr>
          <w:rFonts w:hint="eastAsia"/>
        </w:rPr>
        <w:t>一般使用</w:t>
      </w:r>
      <w:r>
        <w:rPr>
          <w:rFonts w:hint="eastAsia"/>
        </w:rPr>
        <w:t>C#</w:t>
      </w:r>
      <w:r>
        <w:rPr>
          <w:rFonts w:hint="eastAsia"/>
        </w:rPr>
        <w:t>编程。</w:t>
      </w:r>
      <w:r>
        <w:rPr>
          <w:rFonts w:hint="eastAsia"/>
        </w:rPr>
        <w:t>C#</w:t>
      </w:r>
      <w:r>
        <w:t xml:space="preserve"> </w:t>
      </w:r>
      <w:r>
        <w:rPr>
          <w:rFonts w:hint="eastAsia"/>
        </w:rPr>
        <w:t>WinForm</w:t>
      </w:r>
      <w:r>
        <w:rPr>
          <w:rFonts w:hint="eastAsia"/>
        </w:rPr>
        <w:t>编程需要创建「</w:t>
      </w:r>
      <w:r>
        <w:rPr>
          <w:rFonts w:hint="eastAsia"/>
        </w:rPr>
        <w:t>Windows</w:t>
      </w:r>
      <w:r>
        <w:rPr>
          <w:rFonts w:hint="eastAsia"/>
        </w:rPr>
        <w:t>窗体应用程序」项目。</w:t>
      </w:r>
      <w:r>
        <w:rPr>
          <w:rFonts w:hint="eastAsia"/>
        </w:rPr>
        <w:t>.NET</w:t>
      </w:r>
      <w:r>
        <w:rPr>
          <w:rFonts w:hint="eastAsia"/>
        </w:rPr>
        <w:t>提供了大量</w:t>
      </w:r>
      <w:r>
        <w:rPr>
          <w:rFonts w:hint="eastAsia"/>
        </w:rPr>
        <w:t>Windows</w:t>
      </w:r>
      <w:r>
        <w:rPr>
          <w:rFonts w:hint="eastAsia"/>
        </w:rPr>
        <w:t>风格的控件和事件，可以直接拿来使用，上手简单，开发快速</w:t>
      </w:r>
      <w:r>
        <w:t>。</w:t>
      </w:r>
      <w:r>
        <w:rPr>
          <w:rFonts w:hint="eastAsia"/>
        </w:rPr>
        <w:t>Windows</w:t>
      </w:r>
      <w:r>
        <w:rPr>
          <w:rFonts w:hint="eastAsia"/>
        </w:rPr>
        <w:t>窗体应用程序是</w:t>
      </w:r>
      <w:r>
        <w:rPr>
          <w:rFonts w:hint="eastAsia"/>
        </w:rPr>
        <w:t>C#</w:t>
      </w:r>
      <w:r>
        <w:rPr>
          <w:rFonts w:hint="eastAsia"/>
        </w:rPr>
        <w:t>语言中的一个重要应用，也是</w:t>
      </w:r>
      <w:r>
        <w:rPr>
          <w:rFonts w:hint="eastAsia"/>
        </w:rPr>
        <w:t>C#</w:t>
      </w:r>
      <w:r>
        <w:rPr>
          <w:rFonts w:hint="eastAsia"/>
        </w:rPr>
        <w:t>语言最常见的应用。使用</w:t>
      </w:r>
      <w:r>
        <w:rPr>
          <w:rFonts w:hint="eastAsia"/>
        </w:rPr>
        <w:t>C#</w:t>
      </w:r>
      <w:r>
        <w:rPr>
          <w:rFonts w:hint="eastAsia"/>
        </w:rPr>
        <w:t>语言编写的</w:t>
      </w:r>
      <w:r>
        <w:rPr>
          <w:rFonts w:hint="eastAsia"/>
        </w:rPr>
        <w:t>Windows</w:t>
      </w:r>
      <w:r>
        <w:rPr>
          <w:rFonts w:hint="eastAsia"/>
        </w:rPr>
        <w:t>应用程序与</w:t>
      </w:r>
      <w:r>
        <w:rPr>
          <w:rFonts w:hint="eastAsia"/>
        </w:rPr>
        <w:t>Windows</w:t>
      </w:r>
      <w:r>
        <w:rPr>
          <w:rFonts w:hint="eastAsia"/>
        </w:rPr>
        <w:t>操作系统的界面类似，每个界面都是由窗体构成的，并且能通过鼠标单击、键盘输入等操作完成相应的功能。</w:t>
      </w:r>
    </w:p>
    <w:p w:rsidR="00EC0997" w:rsidRDefault="006117A3">
      <w:pPr>
        <w:pStyle w:val="a8"/>
        <w:ind w:firstLine="420"/>
      </w:pPr>
      <w:r>
        <w:rPr>
          <w:rFonts w:hint="eastAsia"/>
        </w:rPr>
        <w:t>在</w:t>
      </w:r>
      <w:r>
        <w:rPr>
          <w:rFonts w:hint="eastAsia"/>
        </w:rPr>
        <w:t>WinForm</w:t>
      </w:r>
      <w:r>
        <w:rPr>
          <w:rFonts w:hint="eastAsia"/>
        </w:rPr>
        <w:t>应用里面，和其他</w:t>
      </w:r>
      <w:r>
        <w:rPr>
          <w:rFonts w:hint="eastAsia"/>
        </w:rPr>
        <w:t>Web</w:t>
      </w:r>
      <w:r>
        <w:rPr>
          <w:rFonts w:hint="eastAsia"/>
        </w:rPr>
        <w:t>系统比起来，它的用户体验是最好的，而且界面响应速度也比</w:t>
      </w:r>
      <w:r>
        <w:rPr>
          <w:rFonts w:hint="eastAsia"/>
        </w:rPr>
        <w:t>Web</w:t>
      </w:r>
      <w:r>
        <w:rPr>
          <w:rFonts w:hint="eastAsia"/>
        </w:rPr>
        <w:t>界面来的快捷一些，由于很多情况下，用户考虑使用方便性，如一些报表的展示、打印、导入导出文件的处理等常规的操作，都还是习惯使用</w:t>
      </w:r>
      <w:r>
        <w:rPr>
          <w:rFonts w:hint="eastAsia"/>
        </w:rPr>
        <w:t>WinForm</w:t>
      </w:r>
      <w:r>
        <w:rPr>
          <w:rFonts w:hint="eastAsia"/>
        </w:rPr>
        <w:t>这种定制</w:t>
      </w:r>
      <w:proofErr w:type="gramStart"/>
      <w:r>
        <w:rPr>
          <w:rFonts w:hint="eastAsia"/>
        </w:rPr>
        <w:t>型非常</w:t>
      </w:r>
      <w:proofErr w:type="gramEnd"/>
      <w:r>
        <w:rPr>
          <w:rFonts w:hint="eastAsia"/>
        </w:rPr>
        <w:t>好的界面来处理，毕竟大多数情况下，单位都有一套业务和数据的管理系统来处理这些业务。</w:t>
      </w:r>
    </w:p>
    <w:p w:rsidR="00EC0997" w:rsidRDefault="006117A3">
      <w:pPr>
        <w:pStyle w:val="a8"/>
        <w:ind w:firstLine="420"/>
      </w:pPr>
      <w:r>
        <w:rPr>
          <w:rFonts w:hint="eastAsia"/>
        </w:rPr>
        <w:t>同时，</w:t>
      </w:r>
      <w:r>
        <w:rPr>
          <w:rFonts w:hint="eastAsia"/>
        </w:rPr>
        <w:t>WinForm</w:t>
      </w:r>
      <w:r>
        <w:rPr>
          <w:rFonts w:hint="eastAsia"/>
        </w:rPr>
        <w:t>开发的程序，发布共享比较容易，直接安装就可以使用，不需要部署在云端，而且</w:t>
      </w:r>
      <w:r>
        <w:rPr>
          <w:rFonts w:hint="eastAsia"/>
        </w:rPr>
        <w:t>WinForm</w:t>
      </w:r>
      <w:r>
        <w:rPr>
          <w:rFonts w:hint="eastAsia"/>
        </w:rPr>
        <w:t>的界面开发起来非常方便，结合界面套件，可以做出</w:t>
      </w:r>
      <w:proofErr w:type="gramStart"/>
      <w:r>
        <w:rPr>
          <w:rFonts w:hint="eastAsia"/>
        </w:rPr>
        <w:t>非常</w:t>
      </w:r>
      <w:proofErr w:type="gramEnd"/>
      <w:r>
        <w:rPr>
          <w:rFonts w:hint="eastAsia"/>
        </w:rPr>
        <w:t>棒的界面效果。另外从开发角度上讲，</w:t>
      </w:r>
      <w:r>
        <w:rPr>
          <w:rFonts w:hint="eastAsia"/>
        </w:rPr>
        <w:t>Web</w:t>
      </w:r>
      <w:r>
        <w:rPr>
          <w:rFonts w:hint="eastAsia"/>
        </w:rPr>
        <w:t>前端的技术淘汰非常快，</w:t>
      </w:r>
      <w:r>
        <w:rPr>
          <w:rFonts w:hint="eastAsia"/>
        </w:rPr>
        <w:t>WinForm</w:t>
      </w:r>
      <w:r>
        <w:rPr>
          <w:rFonts w:hint="eastAsia"/>
        </w:rPr>
        <w:t>的技术积累反而是在逐步加固的过程，因此对于一些开发人员来说，迭代</w:t>
      </w:r>
      <w:r>
        <w:rPr>
          <w:rFonts w:hint="eastAsia"/>
        </w:rPr>
        <w:t>WinForm</w:t>
      </w:r>
      <w:r>
        <w:rPr>
          <w:rFonts w:hint="eastAsia"/>
        </w:rPr>
        <w:t>开发的应用会更加方便，也更加熟练，因此只要客户在用，系统兼容，</w:t>
      </w:r>
      <w:r>
        <w:rPr>
          <w:rFonts w:hint="eastAsia"/>
        </w:rPr>
        <w:t>WinForm</w:t>
      </w:r>
      <w:r>
        <w:rPr>
          <w:rFonts w:hint="eastAsia"/>
        </w:rPr>
        <w:t>的程序会一直保留下去。</w:t>
      </w:r>
    </w:p>
    <w:p w:rsidR="00EC0997" w:rsidRDefault="006117A3">
      <w:pPr>
        <w:pStyle w:val="2"/>
        <w:numPr>
          <w:ilvl w:val="1"/>
          <w:numId w:val="1"/>
        </w:numPr>
      </w:pPr>
      <w:r>
        <w:rPr>
          <w:rFonts w:hint="eastAsia"/>
        </w:rPr>
        <w:t xml:space="preserve"> </w:t>
      </w:r>
      <w:bookmarkStart w:id="73" w:name="_Toc20014"/>
      <w:r>
        <w:t>GDI+</w:t>
      </w:r>
      <w:r>
        <w:t>图形设备接口</w:t>
      </w:r>
      <w:bookmarkEnd w:id="73"/>
    </w:p>
    <w:p w:rsidR="00EC0997" w:rsidRDefault="006117A3">
      <w:pPr>
        <w:pStyle w:val="a8"/>
        <w:ind w:firstLine="420"/>
      </w:pPr>
      <w:r>
        <w:t>GDI</w:t>
      </w:r>
      <w:r>
        <w:t>在全称是</w:t>
      </w:r>
      <w:r>
        <w:t>Graphics Device Interface</w:t>
      </w:r>
      <w:r>
        <w:t>，即图形设备接口</w:t>
      </w:r>
      <w:r>
        <w:rPr>
          <w:rFonts w:hint="eastAsia"/>
        </w:rPr>
        <w:t>，</w:t>
      </w:r>
      <w:r>
        <w:t>是图形显示与实际物理设备之间的桥梁</w:t>
      </w:r>
      <w:r>
        <w:rPr>
          <w:rFonts w:hint="eastAsia"/>
        </w:rPr>
        <w:t>，</w:t>
      </w:r>
      <w:r>
        <w:t>是微软</w:t>
      </w:r>
      <w:r>
        <w:rPr>
          <w:rFonts w:hint="eastAsia"/>
        </w:rPr>
        <w:t>Windows</w:t>
      </w:r>
      <w:r>
        <w:t>系统提供的一种应用接口。它也是用于表示图形对象并将其传输到输出设备（如监视器和打印机）的核心组件。其主要任务是负责系统与绘图程序之间的信息交换，并处理所有</w:t>
      </w:r>
      <w:r>
        <w:rPr>
          <w:rFonts w:hint="eastAsia"/>
        </w:rPr>
        <w:t>Windows</w:t>
      </w:r>
      <w:r>
        <w:t>程序的图形输出。</w:t>
      </w:r>
      <w:r>
        <w:t>GDI</w:t>
      </w:r>
      <w:r>
        <w:t>是</w:t>
      </w:r>
      <w:r>
        <w:t xml:space="preserve">Microsoft </w:t>
      </w:r>
      <w:r>
        <w:rPr>
          <w:rFonts w:hint="eastAsia"/>
        </w:rPr>
        <w:t>Windows</w:t>
      </w:r>
      <w:r>
        <w:t>的三个子系统之一。</w:t>
      </w:r>
    </w:p>
    <w:p w:rsidR="00EC0997" w:rsidRDefault="006117A3">
      <w:pPr>
        <w:pStyle w:val="a8"/>
        <w:ind w:firstLine="420"/>
      </w:pPr>
      <w:r>
        <w:t>GDI</w:t>
      </w:r>
      <w:r>
        <w:t>用于完成一些与绘图相关的工作，如直线或曲线绘制、文本颜色渲染、调色板控制。</w:t>
      </w:r>
      <w:r>
        <w:t>GDI</w:t>
      </w:r>
      <w:r>
        <w:t>不能直接绘制一些界面元素，如窗口、列表等。它位于</w:t>
      </w:r>
      <w:r>
        <w:t>user32.dll</w:t>
      </w:r>
      <w:r>
        <w:t>中，这是一个基于</w:t>
      </w:r>
      <w:r>
        <w:t>GDI</w:t>
      </w:r>
      <w:r>
        <w:t>的软件层。</w:t>
      </w:r>
      <w:r>
        <w:t>GDI+</w:t>
      </w:r>
      <w:r>
        <w:t>在</w:t>
      </w:r>
      <w:r>
        <w:t>GDI</w:t>
      </w:r>
      <w:r>
        <w:t>的基础上调整了编程模型，增加了梯度刷、</w:t>
      </w:r>
      <w:r>
        <w:t>α</w:t>
      </w:r>
      <w:r>
        <w:t>混合等功能。</w:t>
      </w:r>
    </w:p>
    <w:p w:rsidR="00EC0997" w:rsidRDefault="006117A3">
      <w:pPr>
        <w:pStyle w:val="a8"/>
        <w:ind w:firstLine="420"/>
      </w:pPr>
      <w:r>
        <w:rPr>
          <w:rFonts w:hint="eastAsia"/>
        </w:rPr>
        <w:lastRenderedPageBreak/>
        <w:t>GDI</w:t>
      </w:r>
      <w:r>
        <w:rPr>
          <w:rFonts w:hint="eastAsia"/>
        </w:rPr>
        <w:t>最大的优势是它可以直接访问硬件设备。使用</w:t>
      </w:r>
      <w:r>
        <w:rPr>
          <w:rFonts w:hint="eastAsia"/>
        </w:rPr>
        <w:t>GDI</w:t>
      </w:r>
      <w:r>
        <w:rPr>
          <w:rFonts w:hint="eastAsia"/>
        </w:rPr>
        <w:t>，可以很容易地在不同类型的设备（如显示器和打印机或类似的显示设备）上绘制图形。这些功能是微软</w:t>
      </w:r>
      <w:r>
        <w:rPr>
          <w:rFonts w:hint="eastAsia"/>
        </w:rPr>
        <w:t>Windows</w:t>
      </w:r>
      <w:r>
        <w:rPr>
          <w:rFonts w:hint="eastAsia"/>
        </w:rPr>
        <w:t>系统程序的核心。这允许应用程序开发人员输出屏幕和打印机信息，而不必考虑特定显示设备的详细信息。</w:t>
      </w:r>
      <w:r>
        <w:rPr>
          <w:rFonts w:hint="eastAsia"/>
        </w:rPr>
        <w:t>GDI</w:t>
      </w:r>
      <w:r>
        <w:rPr>
          <w:rFonts w:hint="eastAsia"/>
        </w:rPr>
        <w:t>接口是基于函数，虽然使程序员省力不少，但是编程方式依然显得麻烦。例如显示一张位图，我们需要进行</w:t>
      </w:r>
      <w:proofErr w:type="gramStart"/>
      <w:r>
        <w:rPr>
          <w:rFonts w:hint="eastAsia"/>
        </w:rPr>
        <w:t>“</w:t>
      </w:r>
      <w:proofErr w:type="gramEnd"/>
      <w:r>
        <w:rPr>
          <w:rFonts w:hint="eastAsia"/>
        </w:rPr>
        <w:t>创建位图，读取位图文件信息，启用场景设备，调色板变化“等一系列操作。然而有了</w:t>
      </w:r>
      <w:r>
        <w:rPr>
          <w:rFonts w:hint="eastAsia"/>
        </w:rPr>
        <w:t>GDI+</w:t>
      </w:r>
      <w:r>
        <w:rPr>
          <w:rFonts w:hint="eastAsia"/>
        </w:rPr>
        <w:t>，繁琐的步骤再次被简化。顾名思义，</w:t>
      </w:r>
      <w:r>
        <w:rPr>
          <w:rFonts w:hint="eastAsia"/>
        </w:rPr>
        <w:t>GDI+</w:t>
      </w:r>
      <w:r>
        <w:rPr>
          <w:rFonts w:hint="eastAsia"/>
        </w:rPr>
        <w:t>就是</w:t>
      </w:r>
      <w:r>
        <w:rPr>
          <w:rFonts w:hint="eastAsia"/>
        </w:rPr>
        <w:t>GDI</w:t>
      </w:r>
      <w:r>
        <w:rPr>
          <w:rFonts w:hint="eastAsia"/>
        </w:rPr>
        <w:t>的增强版，它是微软在</w:t>
      </w:r>
      <w:r>
        <w:rPr>
          <w:rFonts w:hint="eastAsia"/>
        </w:rPr>
        <w:t>Windows 2000</w:t>
      </w:r>
      <w:r>
        <w:rPr>
          <w:rFonts w:hint="eastAsia"/>
        </w:rPr>
        <w:t>以后操作系统中提供的新接口。</w:t>
      </w:r>
    </w:p>
    <w:p w:rsidR="00EC0997" w:rsidRDefault="006117A3">
      <w:pPr>
        <w:pStyle w:val="a8"/>
        <w:ind w:firstLine="420"/>
      </w:pPr>
      <w:r>
        <w:rPr>
          <w:rFonts w:hint="eastAsia"/>
        </w:rPr>
        <w:t>GDI+</w:t>
      </w:r>
      <w:r>
        <w:rPr>
          <w:rFonts w:hint="eastAsia"/>
        </w:rPr>
        <w:t>主要提供以下三种功能：</w:t>
      </w:r>
    </w:p>
    <w:p w:rsidR="00EC0997" w:rsidRDefault="006117A3">
      <w:pPr>
        <w:pStyle w:val="a8"/>
        <w:ind w:firstLine="420"/>
      </w:pPr>
      <w:r>
        <w:rPr>
          <w:rFonts w:hint="eastAsia"/>
        </w:rPr>
        <w:t xml:space="preserve">(1) </w:t>
      </w:r>
      <w:r>
        <w:rPr>
          <w:rFonts w:hint="eastAsia"/>
        </w:rPr>
        <w:t>二维矢量图形：</w:t>
      </w:r>
      <w:r>
        <w:rPr>
          <w:rFonts w:hint="eastAsia"/>
        </w:rPr>
        <w:t>GDI+</w:t>
      </w:r>
      <w:r>
        <w:rPr>
          <w:rFonts w:hint="eastAsia"/>
        </w:rPr>
        <w:t>提供了存储图形基元自身信息的类</w:t>
      </w:r>
      <w:r>
        <w:rPr>
          <w:rFonts w:hint="eastAsia"/>
        </w:rPr>
        <w:t>(</w:t>
      </w:r>
      <w:r>
        <w:rPr>
          <w:rFonts w:hint="eastAsia"/>
        </w:rPr>
        <w:t>或结构体</w:t>
      </w:r>
      <w:r>
        <w:rPr>
          <w:rFonts w:hint="eastAsia"/>
        </w:rPr>
        <w:t>)</w:t>
      </w:r>
      <w:r>
        <w:rPr>
          <w:rFonts w:hint="eastAsia"/>
        </w:rPr>
        <w:t>、存储图形基元绘制方式信息的类以及实际进行绘制的类；</w:t>
      </w:r>
    </w:p>
    <w:p w:rsidR="00EC0997" w:rsidRDefault="006117A3">
      <w:pPr>
        <w:pStyle w:val="a8"/>
        <w:ind w:firstLine="420"/>
      </w:pPr>
      <w:r>
        <w:rPr>
          <w:rFonts w:hint="eastAsia"/>
        </w:rPr>
        <w:t xml:space="preserve">(2) </w:t>
      </w:r>
      <w:r>
        <w:rPr>
          <w:rFonts w:hint="eastAsia"/>
        </w:rPr>
        <w:t>图像处理：大多数图片都难以划定为直线和曲线的集合，无法使用二维矢量图形方式进行处理。因此，</w:t>
      </w:r>
      <w:r>
        <w:rPr>
          <w:rFonts w:hint="eastAsia"/>
        </w:rPr>
        <w:t>GDI+</w:t>
      </w:r>
      <w:r>
        <w:rPr>
          <w:rFonts w:hint="eastAsia"/>
        </w:rPr>
        <w:t>为我们提供了</w:t>
      </w:r>
      <w:r>
        <w:rPr>
          <w:rFonts w:hint="eastAsia"/>
        </w:rPr>
        <w:t>Bitmap</w:t>
      </w:r>
      <w:r>
        <w:rPr>
          <w:rFonts w:hint="eastAsia"/>
        </w:rPr>
        <w:t>、</w:t>
      </w:r>
      <w:r>
        <w:rPr>
          <w:rFonts w:hint="eastAsia"/>
        </w:rPr>
        <w:t>Image</w:t>
      </w:r>
      <w:r>
        <w:rPr>
          <w:rFonts w:hint="eastAsia"/>
        </w:rPr>
        <w:t>等类</w:t>
      </w:r>
      <w:r>
        <w:rPr>
          <w:rFonts w:hint="eastAsia"/>
        </w:rPr>
        <w:t>,</w:t>
      </w:r>
      <w:r>
        <w:rPr>
          <w:rFonts w:hint="eastAsia"/>
        </w:rPr>
        <w:t>它们可用于显示、操作和保存</w:t>
      </w:r>
      <w:r>
        <w:rPr>
          <w:rFonts w:hint="eastAsia"/>
        </w:rPr>
        <w:t>BMP</w:t>
      </w:r>
      <w:r>
        <w:rPr>
          <w:rFonts w:hint="eastAsia"/>
        </w:rPr>
        <w:t>、</w:t>
      </w:r>
      <w:r>
        <w:rPr>
          <w:rFonts w:hint="eastAsia"/>
        </w:rPr>
        <w:t>JPEG</w:t>
      </w:r>
      <w:r>
        <w:rPr>
          <w:rFonts w:hint="eastAsia"/>
        </w:rPr>
        <w:t>、</w:t>
      </w:r>
      <w:r>
        <w:rPr>
          <w:rFonts w:hint="eastAsia"/>
        </w:rPr>
        <w:t>GIF</w:t>
      </w:r>
      <w:r>
        <w:rPr>
          <w:rFonts w:hint="eastAsia"/>
        </w:rPr>
        <w:t>等图像格式。</w:t>
      </w:r>
    </w:p>
    <w:p w:rsidR="00EC0997" w:rsidRDefault="006117A3">
      <w:pPr>
        <w:pStyle w:val="a8"/>
        <w:ind w:firstLine="420"/>
      </w:pPr>
      <w:r>
        <w:rPr>
          <w:rFonts w:hint="eastAsia"/>
        </w:rPr>
        <w:t xml:space="preserve">(3) </w:t>
      </w:r>
      <w:r>
        <w:rPr>
          <w:rFonts w:hint="eastAsia"/>
        </w:rPr>
        <w:t>文字显示：</w:t>
      </w:r>
      <w:r>
        <w:rPr>
          <w:rFonts w:hint="eastAsia"/>
        </w:rPr>
        <w:t>GDI+</w:t>
      </w:r>
      <w:r>
        <w:rPr>
          <w:rFonts w:hint="eastAsia"/>
        </w:rPr>
        <w:t>支持使用各种字体、字号和样式来显示文本。</w:t>
      </w:r>
      <w:r>
        <w:rPr>
          <w:rFonts w:hint="eastAsia"/>
        </w:rPr>
        <w:t xml:space="preserve"> </w:t>
      </w:r>
      <w:r>
        <w:rPr>
          <w:rFonts w:hint="eastAsia"/>
        </w:rPr>
        <w:t>相比于</w:t>
      </w:r>
      <w:r>
        <w:rPr>
          <w:rFonts w:hint="eastAsia"/>
        </w:rPr>
        <w:t>GDI</w:t>
      </w:r>
      <w:r>
        <w:rPr>
          <w:rFonts w:hint="eastAsia"/>
        </w:rPr>
        <w:t>，</w:t>
      </w:r>
      <w:r>
        <w:rPr>
          <w:rFonts w:hint="eastAsia"/>
        </w:rPr>
        <w:t>GDI+</w:t>
      </w:r>
      <w:r>
        <w:rPr>
          <w:rFonts w:hint="eastAsia"/>
        </w:rPr>
        <w:t>是基于</w:t>
      </w:r>
      <w:r>
        <w:rPr>
          <w:rFonts w:hint="eastAsia"/>
        </w:rPr>
        <w:t>C++</w:t>
      </w:r>
      <w:r>
        <w:rPr>
          <w:rFonts w:hint="eastAsia"/>
        </w:rPr>
        <w:t>类的对象化的应用程序接口，因此用起来更为简单。</w:t>
      </w:r>
      <w:r>
        <w:rPr>
          <w:rFonts w:hint="eastAsia"/>
        </w:rPr>
        <w:t>GDI</w:t>
      </w:r>
      <w:r>
        <w:rPr>
          <w:rFonts w:hint="eastAsia"/>
        </w:rPr>
        <w:t>的核心是设备上下文，</w:t>
      </w:r>
      <w:r>
        <w:rPr>
          <w:rFonts w:hint="eastAsia"/>
        </w:rPr>
        <w:t>GDI</w:t>
      </w:r>
      <w:r>
        <w:rPr>
          <w:rFonts w:hint="eastAsia"/>
        </w:rPr>
        <w:t>函数都依赖于设备上下文句柄，其编程方式是基于句柄的；</w:t>
      </w:r>
      <w:r>
        <w:rPr>
          <w:rFonts w:hint="eastAsia"/>
        </w:rPr>
        <w:t>GDI+</w:t>
      </w:r>
      <w:r>
        <w:rPr>
          <w:rFonts w:hint="eastAsia"/>
        </w:rPr>
        <w:t>无需时刻依赖于句柄或设备上下文，用户只需创建一个</w:t>
      </w:r>
      <w:r>
        <w:rPr>
          <w:rFonts w:hint="eastAsia"/>
        </w:rPr>
        <w:t xml:space="preserve">Graphics </w:t>
      </w:r>
      <w:r>
        <w:rPr>
          <w:rFonts w:hint="eastAsia"/>
        </w:rPr>
        <w:t>对象，就可以用面向对象的方式调用其成员函数进行图形操作，编程方式是基于对象的。</w:t>
      </w:r>
    </w:p>
    <w:p w:rsidR="00EC0997" w:rsidRDefault="006117A3">
      <w:pPr>
        <w:pStyle w:val="2"/>
        <w:numPr>
          <w:ilvl w:val="1"/>
          <w:numId w:val="1"/>
        </w:numPr>
      </w:pPr>
      <w:r>
        <w:rPr>
          <w:rFonts w:hint="eastAsia"/>
        </w:rPr>
        <w:t xml:space="preserve"> </w:t>
      </w:r>
      <w:bookmarkStart w:id="74" w:name="_Toc25181"/>
      <w:r>
        <w:t>前台线程与后台线程</w:t>
      </w:r>
      <w:bookmarkEnd w:id="74"/>
    </w:p>
    <w:p w:rsidR="00EC0997" w:rsidRDefault="006117A3">
      <w:pPr>
        <w:pStyle w:val="a8"/>
        <w:ind w:firstLine="420"/>
      </w:pPr>
      <w:r>
        <w:t>线程由程序员创建，</w:t>
      </w:r>
      <w:r>
        <w:rPr>
          <w:rFonts w:hint="eastAsia"/>
        </w:rPr>
        <w:t>通过</w:t>
      </w:r>
      <w:r>
        <w:t>创建的方式不同，总体来说</w:t>
      </w:r>
      <w:r>
        <w:rPr>
          <w:rFonts w:hint="eastAsia"/>
        </w:rPr>
        <w:t>分为</w:t>
      </w:r>
      <w:r>
        <w:t>两种，一种是个人构造，也就是使用</w:t>
      </w:r>
      <w:r>
        <w:t>thread</w:t>
      </w:r>
      <w:r>
        <w:t>类</w:t>
      </w:r>
      <w:r>
        <w:t>new</w:t>
      </w:r>
      <w:r>
        <w:t>线程对象创建，这一类线程叫专用线程</w:t>
      </w:r>
      <w:r>
        <w:rPr>
          <w:rFonts w:hint="eastAsia"/>
        </w:rPr>
        <w:t>；</w:t>
      </w:r>
      <w:r>
        <w:t>还有一种是由</w:t>
      </w:r>
      <w:r>
        <w:t>CLR</w:t>
      </w:r>
      <w:r>
        <w:t>（</w:t>
      </w:r>
      <w:r>
        <w:t>Common Language Runtime</w:t>
      </w:r>
      <w:r>
        <w:t>）创建，这一类线程主要存在于线程池中，叫线程池线程。</w:t>
      </w:r>
    </w:p>
    <w:p w:rsidR="00EC0997" w:rsidRDefault="006117A3">
      <w:pPr>
        <w:pStyle w:val="a8"/>
        <w:ind w:firstLine="420"/>
      </w:pPr>
      <w:r>
        <w:t>而从回收的角度来看又可分为前台线程和后台线程</w:t>
      </w:r>
      <w:r>
        <w:rPr>
          <w:rFonts w:hint="eastAsia"/>
        </w:rPr>
        <w:t>，</w:t>
      </w:r>
      <w:r>
        <w:rPr>
          <w:rFonts w:hint="eastAsia"/>
        </w:rPr>
        <w:t>.NET</w:t>
      </w:r>
      <w:r>
        <w:rPr>
          <w:rFonts w:hint="eastAsia"/>
        </w:rPr>
        <w:t>的公用语言运行时（</w:t>
      </w:r>
      <w:r>
        <w:rPr>
          <w:rFonts w:hint="eastAsia"/>
        </w:rPr>
        <w:t>Common Language Runtime</w:t>
      </w:r>
      <w:r>
        <w:rPr>
          <w:rFonts w:hint="eastAsia"/>
        </w:rPr>
        <w:t>，</w:t>
      </w:r>
      <w:r>
        <w:rPr>
          <w:rFonts w:hint="eastAsia"/>
        </w:rPr>
        <w:t>CLR</w:t>
      </w:r>
      <w:r>
        <w:rPr>
          <w:rFonts w:hint="eastAsia"/>
        </w:rPr>
        <w:t>）能区分这两种不同类型的线程：</w:t>
      </w:r>
    </w:p>
    <w:p w:rsidR="00EC0997" w:rsidRDefault="006117A3">
      <w:pPr>
        <w:pStyle w:val="a8"/>
        <w:ind w:firstLine="420"/>
      </w:pPr>
      <w:r>
        <w:rPr>
          <w:rFonts w:hint="eastAsia"/>
        </w:rPr>
        <w:t>前台线程：前台线程是不会被立即关闭的，它的关闭只会发生在自己执行完成时，不受外在因素的影响。假如应用程序退出，造成它的前台线程终止，此时</w:t>
      </w:r>
      <w:r>
        <w:rPr>
          <w:rFonts w:hint="eastAsia"/>
        </w:rPr>
        <w:t>CLR</w:t>
      </w:r>
      <w:r>
        <w:rPr>
          <w:rFonts w:hint="eastAsia"/>
        </w:rPr>
        <w:t>仍然保持活动并运行，使应用程序能继续运行，当它的</w:t>
      </w:r>
      <w:proofErr w:type="gramStart"/>
      <w:r>
        <w:rPr>
          <w:rFonts w:hint="eastAsia"/>
        </w:rPr>
        <w:t>的</w:t>
      </w:r>
      <w:proofErr w:type="gramEnd"/>
      <w:r>
        <w:rPr>
          <w:rFonts w:hint="eastAsia"/>
        </w:rPr>
        <w:t>前台线程都终止后，整个进程才会被销毁。</w:t>
      </w:r>
    </w:p>
    <w:p w:rsidR="00EC0997" w:rsidRDefault="006117A3">
      <w:pPr>
        <w:pStyle w:val="a8"/>
        <w:ind w:firstLine="420"/>
      </w:pPr>
      <w:r>
        <w:t>后台线程：后台线程是可以随时被</w:t>
      </w:r>
      <w:r>
        <w:t>CLR</w:t>
      </w:r>
      <w:r>
        <w:t>关闭而</w:t>
      </w:r>
      <w:proofErr w:type="gramStart"/>
      <w:r>
        <w:t>不</w:t>
      </w:r>
      <w:proofErr w:type="gramEnd"/>
      <w:r>
        <w:t>引发异常的，也就是说当后台线程被关闭时，资源的回收是立即的，不等待的，也不考虑后台线程是否执行完成，就算是正在执行中也立即被终止。后台，存在于黑暗之中默默无闻，它的消亡和存在，别人也感受不到</w:t>
      </w:r>
      <w:r>
        <w:rPr>
          <w:rFonts w:hint="eastAsia"/>
        </w:rPr>
        <w:t>。</w:t>
      </w:r>
    </w:p>
    <w:p w:rsidR="00EC0997" w:rsidRDefault="006117A3">
      <w:pPr>
        <w:pStyle w:val="a8"/>
        <w:ind w:firstLine="420"/>
      </w:pPr>
      <w:r>
        <w:t>前台线程和后台线程的区别和联系：</w:t>
      </w:r>
    </w:p>
    <w:p w:rsidR="00EC0997" w:rsidRDefault="006117A3">
      <w:pPr>
        <w:pStyle w:val="a8"/>
        <w:ind w:firstLine="420"/>
      </w:pPr>
      <w:r>
        <w:t>（</w:t>
      </w:r>
      <w:r>
        <w:t>1</w:t>
      </w:r>
      <w:r>
        <w:t>）后台线程不会阻止进程的终止。属于某个进程的所有前台线程都终止后，该进程就会被终止。所有剩余的后台线程都会停止且不会完成。</w:t>
      </w:r>
    </w:p>
    <w:p w:rsidR="00EC0997" w:rsidRDefault="006117A3">
      <w:pPr>
        <w:pStyle w:val="a8"/>
        <w:ind w:firstLine="420"/>
      </w:pPr>
      <w:r>
        <w:t>（</w:t>
      </w:r>
      <w:r>
        <w:t>2</w:t>
      </w:r>
      <w:r>
        <w:t>）在任何时候都可以通过线程的</w:t>
      </w:r>
      <w:r>
        <w:t>Thread.IsBackground</w:t>
      </w:r>
      <w:r>
        <w:t>属性改变线程的前后台属性。</w:t>
      </w:r>
    </w:p>
    <w:p w:rsidR="00EC0997" w:rsidRDefault="006117A3">
      <w:pPr>
        <w:pStyle w:val="a8"/>
        <w:ind w:firstLine="420"/>
      </w:pPr>
      <w:r>
        <w:t>（</w:t>
      </w:r>
      <w:r>
        <w:t>3</w:t>
      </w:r>
      <w:r>
        <w:t>）不管是前台线程还是后台线程，如果线程内出现了异常，都会导致进程的终止。</w:t>
      </w:r>
    </w:p>
    <w:p w:rsidR="00EC0997" w:rsidRDefault="006117A3">
      <w:pPr>
        <w:pStyle w:val="a8"/>
        <w:ind w:firstLine="420"/>
      </w:pPr>
      <w:r>
        <w:t>（</w:t>
      </w:r>
      <w:r>
        <w:t>4</w:t>
      </w:r>
      <w:r>
        <w:t>）托管线程池中的线程都是后台线程，应用程序的主线程</w:t>
      </w:r>
      <w:r>
        <w:rPr>
          <w:rFonts w:hint="eastAsia"/>
        </w:rPr>
        <w:t>和</w:t>
      </w:r>
      <w:r>
        <w:t>使用</w:t>
      </w:r>
      <w:r>
        <w:t>new Thread</w:t>
      </w:r>
      <w:r>
        <w:t>方式创建的</w:t>
      </w:r>
      <w:r>
        <w:lastRenderedPageBreak/>
        <w:t>线程默认都是前台线程。</w:t>
      </w:r>
    </w:p>
    <w:p w:rsidR="00EC0997" w:rsidRDefault="006117A3">
      <w:pPr>
        <w:pStyle w:val="a8"/>
        <w:ind w:firstLine="420"/>
      </w:pPr>
      <w:r>
        <w:t> </w:t>
      </w:r>
      <w:r>
        <w:t>通常，后台线程非常适合于完成后台任务，应该将被动侦听活动的线程设置为后台线程，而将负责发送数据的线程设置为前台线程，这样，在所有的数据发送完毕之前该线程不会被终止。</w:t>
      </w:r>
    </w:p>
    <w:p w:rsidR="00EC0997" w:rsidRDefault="006117A3">
      <w:pPr>
        <w:pStyle w:val="a8"/>
        <w:ind w:firstLine="420"/>
      </w:pPr>
      <w:r>
        <w:t>一般前台线程用于需要长时间等待的任务，比如监听客户端的请求；后台线程一般用于处理时间较短的任务，比如处理客户端发过来的请求信息。</w:t>
      </w:r>
    </w:p>
    <w:p w:rsidR="00EC0997" w:rsidRDefault="006117A3">
      <w:pPr>
        <w:pStyle w:val="a8"/>
      </w:pPr>
      <w:r>
        <w:t> </w:t>
      </w:r>
      <w:r>
        <w:tab/>
      </w:r>
      <w:r>
        <w:t>在</w:t>
      </w:r>
      <w:r>
        <w:rPr>
          <w:rFonts w:hint="eastAsia"/>
        </w:rPr>
        <w:t>Windows</w:t>
      </w:r>
      <w:r>
        <w:t>上执行的线程在执行了一定时间（一个时间片）后，</w:t>
      </w:r>
      <w:r>
        <w:rPr>
          <w:rFonts w:hint="eastAsia"/>
        </w:rPr>
        <w:t>Windows</w:t>
      </w:r>
      <w:r>
        <w:t>将会进行</w:t>
      </w:r>
      <w:r>
        <w:t>“</w:t>
      </w:r>
      <w:r>
        <w:t>调度</w:t>
      </w:r>
      <w:r>
        <w:t>”</w:t>
      </w:r>
      <w:r>
        <w:t>，给线程指定优先级，可以影响这个调度。</w:t>
      </w:r>
    </w:p>
    <w:p w:rsidR="00EC0997" w:rsidRDefault="006117A3">
      <w:pPr>
        <w:pStyle w:val="a8"/>
        <w:ind w:firstLine="420"/>
      </w:pPr>
      <w:r>
        <w:rPr>
          <w:rFonts w:hint="eastAsia"/>
        </w:rPr>
        <w:t>Windows</w:t>
      </w:r>
      <w:r>
        <w:t>按照优先级的高低选择程序开始运行，也就是说如果存在一个优先级</w:t>
      </w:r>
      <w:r>
        <w:rPr>
          <w:rFonts w:hint="eastAsia"/>
        </w:rPr>
        <w:t>更高</w:t>
      </w:r>
      <w:r>
        <w:t>的线程能够执行，那么</w:t>
      </w:r>
      <w:r>
        <w:rPr>
          <w:rFonts w:hint="eastAsia"/>
        </w:rPr>
        <w:t>Windows</w:t>
      </w:r>
      <w:r>
        <w:t>将不会调用优先级</w:t>
      </w:r>
      <w:r>
        <w:rPr>
          <w:rFonts w:hint="eastAsia"/>
        </w:rPr>
        <w:t>较低</w:t>
      </w:r>
      <w:r>
        <w:t>的线程。但是</w:t>
      </w:r>
      <w:r>
        <w:rPr>
          <w:rFonts w:hint="eastAsia"/>
        </w:rPr>
        <w:t>Windows</w:t>
      </w:r>
      <w:r>
        <w:t>是一种</w:t>
      </w:r>
      <w:r>
        <w:t>“</w:t>
      </w:r>
      <w:r>
        <w:t>抢占式</w:t>
      </w:r>
      <w:r>
        <w:t>”</w:t>
      </w:r>
      <w:r>
        <w:t>的操作系统（在</w:t>
      </w:r>
      <w:r>
        <w:rPr>
          <w:rFonts w:hint="eastAsia"/>
        </w:rPr>
        <w:t>Windows</w:t>
      </w:r>
      <w:r>
        <w:t>上执行的线程能够在任何时候被抢占），如果一个具有较高优先级的线程准备好运行，并且当前运行的是较低优先级的线程，</w:t>
      </w:r>
      <w:r>
        <w:rPr>
          <w:rFonts w:hint="eastAsia"/>
        </w:rPr>
        <w:t>Windows</w:t>
      </w:r>
      <w:r>
        <w:t>将迫使较低优先级线程停止运行，开始运行较高优先级的线程。</w:t>
      </w:r>
    </w:p>
    <w:p w:rsidR="00EC0997" w:rsidRDefault="006117A3">
      <w:pPr>
        <w:pStyle w:val="a8"/>
        <w:ind w:firstLine="420"/>
      </w:pPr>
      <w:r>
        <w:rPr>
          <w:rFonts w:hint="eastAsia"/>
        </w:rPr>
        <w:t>笼统地讲，</w:t>
      </w:r>
      <w:r>
        <w:t>由于</w:t>
      </w:r>
      <w:r>
        <w:rPr>
          <w:rFonts w:hint="eastAsia"/>
        </w:rPr>
        <w:t>Windows</w:t>
      </w:r>
      <w:r>
        <w:t>上线程调用是通过线程的优先级来实现的，那么如果想使程序能够被尽量多的调度，就需要设置线程的优先级，</w:t>
      </w:r>
      <w:r>
        <w:t xml:space="preserve"> </w:t>
      </w:r>
      <w:r>
        <w:t>显示在</w:t>
      </w:r>
      <w:r>
        <w:t>Thread</w:t>
      </w:r>
      <w:r>
        <w:t>类中，可以设置</w:t>
      </w:r>
      <w:r>
        <w:t>Priority</w:t>
      </w:r>
      <w:r>
        <w:t>属性，以</w:t>
      </w:r>
      <w:r>
        <w:rPr>
          <w:rFonts w:hint="eastAsia"/>
        </w:rPr>
        <w:t>改变</w:t>
      </w:r>
      <w:r>
        <w:t>线程的基本优先级。</w:t>
      </w:r>
    </w:p>
    <w:p w:rsidR="00EC0997" w:rsidRDefault="00EC0997">
      <w:pPr>
        <w:pStyle w:val="a8"/>
        <w:ind w:firstLine="420"/>
      </w:pPr>
    </w:p>
    <w:p w:rsidR="00EC0997" w:rsidRDefault="006117A3">
      <w:pPr>
        <w:pStyle w:val="a8"/>
      </w:pPr>
      <w:r>
        <w:br w:type="page"/>
      </w:r>
    </w:p>
    <w:p w:rsidR="00EC0997" w:rsidRDefault="006117A3">
      <w:pPr>
        <w:pStyle w:val="1"/>
      </w:pPr>
      <w:bookmarkStart w:id="75" w:name="_Toc1116"/>
      <w:r>
        <w:rPr>
          <w:rFonts w:hint="eastAsia"/>
        </w:rPr>
        <w:lastRenderedPageBreak/>
        <w:t>需求</w:t>
      </w:r>
      <w:ins w:id="76" w:author="Windows 用户" w:date="2021-05-24T06:22:00Z">
        <w:r w:rsidR="00854FD6">
          <w:rPr>
            <w:rFonts w:hint="eastAsia"/>
          </w:rPr>
          <w:t>分析</w:t>
        </w:r>
      </w:ins>
      <w:r>
        <w:rPr>
          <w:rFonts w:hint="eastAsia"/>
        </w:rPr>
        <w:t>及可行性分析</w:t>
      </w:r>
      <w:bookmarkEnd w:id="75"/>
    </w:p>
    <w:p w:rsidR="00EC0997" w:rsidRDefault="006117A3">
      <w:pPr>
        <w:pStyle w:val="2"/>
        <w:numPr>
          <w:ilvl w:val="1"/>
          <w:numId w:val="1"/>
        </w:numPr>
      </w:pPr>
      <w:r>
        <w:rPr>
          <w:rFonts w:hint="eastAsia"/>
        </w:rPr>
        <w:t xml:space="preserve"> </w:t>
      </w:r>
      <w:bookmarkStart w:id="77" w:name="_Toc8300"/>
      <w:r>
        <w:rPr>
          <w:rFonts w:hint="eastAsia"/>
        </w:rPr>
        <w:t>功能性需求</w:t>
      </w:r>
      <w:bookmarkEnd w:id="77"/>
      <w:ins w:id="78" w:author="Windows 用户" w:date="2021-05-24T06:22:00Z">
        <w:r w:rsidR="00854FD6">
          <w:rPr>
            <w:rFonts w:hint="eastAsia"/>
          </w:rPr>
          <w:t>分析</w:t>
        </w:r>
      </w:ins>
    </w:p>
    <w:p w:rsidR="00EC0997" w:rsidRDefault="006117A3">
      <w:pPr>
        <w:pStyle w:val="3"/>
      </w:pPr>
      <w:bookmarkStart w:id="79" w:name="_Toc11523"/>
      <w:r>
        <w:rPr>
          <w:rFonts w:hint="eastAsia"/>
        </w:rPr>
        <w:t xml:space="preserve">3.1.1 </w:t>
      </w:r>
      <w:r>
        <w:rPr>
          <w:rFonts w:hint="eastAsia"/>
        </w:rPr>
        <w:t>软件功能概述</w:t>
      </w:r>
      <w:bookmarkEnd w:id="79"/>
    </w:p>
    <w:p w:rsidR="00EC0997" w:rsidRDefault="006117A3">
      <w:pPr>
        <w:spacing w:line="360" w:lineRule="exact"/>
        <w:ind w:firstLine="420"/>
      </w:pPr>
      <w:proofErr w:type="gramStart"/>
      <w:r>
        <w:rPr>
          <w:rFonts w:hint="eastAsia"/>
        </w:rPr>
        <w:t>本照片</w:t>
      </w:r>
      <w:proofErr w:type="gramEnd"/>
      <w:r>
        <w:rPr>
          <w:rFonts w:hint="eastAsia"/>
        </w:rPr>
        <w:t>排版处理软件主要分为两个子系统，即两个大的功能模块：相册阅览和相册排版。</w:t>
      </w:r>
    </w:p>
    <w:p w:rsidR="00EC0997" w:rsidRDefault="006117A3">
      <w:pPr>
        <w:spacing w:line="360" w:lineRule="exact"/>
        <w:ind w:firstLine="420"/>
      </w:pPr>
      <w:r>
        <w:rPr>
          <w:rFonts w:hint="eastAsia"/>
        </w:rPr>
        <w:t>在相册阅览模块中，用户可以从开始界面选择相册文件后进行阅览，可以打开</w:t>
      </w:r>
      <w:r>
        <w:rPr>
          <w:rFonts w:hint="eastAsia"/>
        </w:rPr>
        <w:t>JPEG</w:t>
      </w:r>
      <w:r>
        <w:rPr>
          <w:rFonts w:hint="eastAsia"/>
        </w:rPr>
        <w:t>和</w:t>
      </w:r>
      <w:r>
        <w:rPr>
          <w:rFonts w:hint="eastAsia"/>
        </w:rPr>
        <w:t>PNG</w:t>
      </w:r>
      <w:r>
        <w:rPr>
          <w:rFonts w:hint="eastAsia"/>
        </w:rPr>
        <w:t>两种格式的文件；在相册排版模块中，用户可以打开</w:t>
      </w:r>
      <w:r>
        <w:rPr>
          <w:rFonts w:hint="eastAsia"/>
        </w:rPr>
        <w:t>/</w:t>
      </w:r>
      <w:r>
        <w:rPr>
          <w:rFonts w:hint="eastAsia"/>
        </w:rPr>
        <w:t>添加图片，应用照片夹功能，批量更改模板，编辑图片以及最后导出相册。</w:t>
      </w:r>
    </w:p>
    <w:p w:rsidR="00EC0997" w:rsidRDefault="006117A3">
      <w:pPr>
        <w:pStyle w:val="3"/>
      </w:pPr>
      <w:bookmarkStart w:id="80" w:name="_Toc28691"/>
      <w:r>
        <w:rPr>
          <w:rFonts w:hint="eastAsia"/>
        </w:rPr>
        <w:t>3.1.</w:t>
      </w:r>
      <w:r>
        <w:t>2</w:t>
      </w:r>
      <w:r>
        <w:rPr>
          <w:rFonts w:hint="eastAsia"/>
        </w:rPr>
        <w:t xml:space="preserve"> </w:t>
      </w:r>
      <w:r>
        <w:rPr>
          <w:rFonts w:hint="eastAsia"/>
        </w:rPr>
        <w:t>相册阅览</w:t>
      </w:r>
      <w:r>
        <w:t>模块</w:t>
      </w:r>
      <w:bookmarkEnd w:id="80"/>
    </w:p>
    <w:p w:rsidR="00EC0997" w:rsidRDefault="006117A3">
      <w:pPr>
        <w:spacing w:line="360" w:lineRule="exact"/>
        <w:ind w:firstLine="420"/>
      </w:pPr>
      <w:r>
        <w:rPr>
          <w:rFonts w:hint="eastAsia"/>
        </w:rPr>
        <w:t>为了让用户更直观地感受到照片排版效果，本软件提供了相册阅览功能。在开始界面中，用户可以选择相册阅览功能，并选择要打开的照片所在的文件夹。本模块提供打开两种格式的照片：</w:t>
      </w:r>
      <w:r>
        <w:rPr>
          <w:rFonts w:hint="eastAsia"/>
        </w:rPr>
        <w:t>JPEG</w:t>
      </w:r>
      <w:r>
        <w:rPr>
          <w:rFonts w:hint="eastAsia"/>
        </w:rPr>
        <w:t>格式和</w:t>
      </w:r>
      <w:r>
        <w:rPr>
          <w:rFonts w:hint="eastAsia"/>
        </w:rPr>
        <w:t>PNG</w:t>
      </w:r>
      <w:r>
        <w:rPr>
          <w:rFonts w:hint="eastAsia"/>
        </w:rPr>
        <w:t>格式。</w:t>
      </w:r>
    </w:p>
    <w:p w:rsidR="00EC0997" w:rsidRDefault="006117A3">
      <w:pPr>
        <w:spacing w:line="360" w:lineRule="exact"/>
        <w:ind w:firstLine="420"/>
      </w:pPr>
      <w:r>
        <w:rPr>
          <w:rFonts w:hint="eastAsia"/>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w:t>
      </w:r>
      <w:proofErr w:type="gramStart"/>
      <w:r>
        <w:rPr>
          <w:rFonts w:hint="eastAsia"/>
        </w:rPr>
        <w:t>缩略图</w:t>
      </w:r>
      <w:proofErr w:type="gramEnd"/>
      <w:r>
        <w:rPr>
          <w:rFonts w:hint="eastAsia"/>
        </w:rPr>
        <w:t>来进行照片的切换展示。</w:t>
      </w:r>
    </w:p>
    <w:p w:rsidR="00EC0997" w:rsidRDefault="006117A3">
      <w:pPr>
        <w:pStyle w:val="3"/>
      </w:pPr>
      <w:bookmarkStart w:id="81" w:name="_Toc2774"/>
      <w:r>
        <w:t xml:space="preserve">3.1.3 </w:t>
      </w:r>
      <w:r>
        <w:t>打开</w:t>
      </w:r>
      <w:r>
        <w:t>/</w:t>
      </w:r>
      <w:r>
        <w:t>添加图片模块</w:t>
      </w:r>
      <w:bookmarkEnd w:id="81"/>
      <w:r>
        <w:tab/>
      </w:r>
    </w:p>
    <w:p w:rsidR="00EC0997" w:rsidRDefault="006117A3">
      <w:pPr>
        <w:ind w:firstLine="420"/>
        <w:rPr>
          <w:rFonts w:hint="eastAsia"/>
        </w:rPr>
      </w:pPr>
      <w:r>
        <w:rPr>
          <w:rFonts w:hint="eastAsia"/>
        </w:rPr>
        <w:t>打开</w:t>
      </w:r>
      <w:r>
        <w:t>图片包括两种打开方式：从文件夹打开、从图片打开。当用户选择从文件夹打开时，软件会将用户所选</w:t>
      </w:r>
      <w:r>
        <w:rPr>
          <w:rFonts w:hint="eastAsia"/>
        </w:rPr>
        <w:t>中的</w:t>
      </w:r>
      <w:r>
        <w:t>文件夹中的所有图片进行</w:t>
      </w:r>
      <w:r>
        <w:rPr>
          <w:rFonts w:hint="eastAsia"/>
        </w:rPr>
        <w:t>加载展示</w:t>
      </w:r>
      <w:r>
        <w:t>，当用户选择从图片打开时，软件会将用户所选则的所有图片文件</w:t>
      </w:r>
      <w:r>
        <w:rPr>
          <w:rFonts w:hint="eastAsia"/>
        </w:rPr>
        <w:t>加载展示</w:t>
      </w:r>
      <w:r>
        <w:t>。</w:t>
      </w:r>
      <w:r>
        <w:rPr>
          <w:rFonts w:hint="eastAsia"/>
        </w:rPr>
        <w:t>与添加图片的区别之处在于：</w:t>
      </w:r>
      <w:r>
        <w:t>当目前</w:t>
      </w:r>
      <w:r>
        <w:rPr>
          <w:rFonts w:hint="eastAsia"/>
        </w:rPr>
        <w:t>的</w:t>
      </w:r>
      <w:r>
        <w:t>软件中存在已经打开的图片文件时，若用户再次选择打开图片，则新打开的图片会将原图片进行覆盖，即进行了重新选择。</w:t>
      </w:r>
      <w:r w:rsidR="00854FD6" w:rsidRPr="00854FD6">
        <w:rPr>
          <w:rFonts w:hint="eastAsia"/>
          <w:color w:val="FF00FF"/>
          <w:rPrChange w:id="82" w:author="Windows 用户" w:date="2021-05-24T06:23:00Z">
            <w:rPr>
              <w:rFonts w:hint="eastAsia"/>
            </w:rPr>
          </w:rPrChange>
        </w:rPr>
        <w:t xml:space="preserve"> </w:t>
      </w:r>
      <w:r w:rsidR="00854FD6" w:rsidRPr="00854FD6">
        <w:rPr>
          <w:color w:val="FF00FF"/>
          <w:rPrChange w:id="83" w:author="Windows 用户" w:date="2021-05-24T06:23:00Z">
            <w:rPr/>
          </w:rPrChange>
        </w:rPr>
        <w:t xml:space="preserve"> </w:t>
      </w:r>
      <w:r w:rsidR="00854FD6" w:rsidRPr="00854FD6">
        <w:rPr>
          <w:color w:val="FF00FF"/>
          <w:rPrChange w:id="84" w:author="Windows 用户" w:date="2021-05-24T06:23:00Z">
            <w:rPr/>
          </w:rPrChange>
        </w:rPr>
        <w:t>全文行距要统一</w:t>
      </w:r>
    </w:p>
    <w:p w:rsidR="00EC0997" w:rsidRDefault="006117A3">
      <w:pPr>
        <w:ind w:firstLine="420"/>
      </w:pPr>
      <w:r>
        <w:t>添加图片与打开图片相同，也包括从文件夹打开、从图片打开两种打开方式。与打开图片不同的是，当目前软件中存在已经打开的图片文件时，若用户选择添加图片，则添加的图片会添加在当前已</w:t>
      </w:r>
      <w:r>
        <w:rPr>
          <w:rFonts w:hint="eastAsia"/>
        </w:rPr>
        <w:t>加载</w:t>
      </w:r>
      <w:r>
        <w:t>图片的后面，不会对原图片进行覆盖。</w:t>
      </w:r>
    </w:p>
    <w:p w:rsidR="00EC0997" w:rsidRDefault="006117A3">
      <w:pPr>
        <w:ind w:firstLine="420"/>
      </w:pPr>
      <w:r>
        <w:t>图片文件打开后将在软件中进行</w:t>
      </w:r>
      <w:r>
        <w:rPr>
          <w:rFonts w:hint="eastAsia"/>
        </w:rPr>
        <w:t>渲染展示</w:t>
      </w:r>
      <w:r>
        <w:t>，界面</w:t>
      </w:r>
      <w:r>
        <w:rPr>
          <w:rFonts w:hint="eastAsia"/>
        </w:rPr>
        <w:t>上方</w:t>
      </w:r>
      <w:r>
        <w:t>将单排显示缩略图，默认选中第一张图片</w:t>
      </w:r>
      <w:r>
        <w:rPr>
          <w:rFonts w:hint="eastAsia"/>
        </w:rPr>
        <w:t>，缩略图中，可以通过选中图片，进行复制剪切粘贴的操作</w:t>
      </w:r>
      <w:r>
        <w:t>。界面主体部分为选中</w:t>
      </w:r>
      <w:r>
        <w:rPr>
          <w:rFonts w:hint="eastAsia"/>
        </w:rPr>
        <w:t>图片</w:t>
      </w:r>
      <w:r>
        <w:t>的大图显示，以供用户进行阅览与编辑。用户可通过点击</w:t>
      </w:r>
      <w:r>
        <w:rPr>
          <w:rFonts w:hint="eastAsia"/>
        </w:rPr>
        <w:t>大图两侧的左右箭头来进行切换当前图片的操作，也可通过点击</w:t>
      </w:r>
      <w:proofErr w:type="gramStart"/>
      <w:r>
        <w:rPr>
          <w:rFonts w:hint="eastAsia"/>
        </w:rPr>
        <w:t>缩略图</w:t>
      </w:r>
      <w:proofErr w:type="gramEnd"/>
      <w:r>
        <w:rPr>
          <w:rFonts w:hint="eastAsia"/>
        </w:rPr>
        <w:t>两侧的左右箭头</w:t>
      </w:r>
      <w:r>
        <w:t>的切换按钮进行换页操作，可以直接点击</w:t>
      </w:r>
      <w:proofErr w:type="gramStart"/>
      <w:r>
        <w:t>缩略图</w:t>
      </w:r>
      <w:proofErr w:type="gramEnd"/>
      <w:r>
        <w:t>进行</w:t>
      </w:r>
      <w:r>
        <w:rPr>
          <w:rFonts w:hint="eastAsia"/>
        </w:rPr>
        <w:t>不同照片页面</w:t>
      </w:r>
      <w:r>
        <w:t>的跳转</w:t>
      </w:r>
      <w:r>
        <w:rPr>
          <w:rFonts w:hint="eastAsia"/>
        </w:rPr>
        <w:t>切换</w:t>
      </w:r>
      <w:r>
        <w:t>操作。</w:t>
      </w:r>
    </w:p>
    <w:p w:rsidR="00EC0997" w:rsidRDefault="006117A3">
      <w:pPr>
        <w:pStyle w:val="3"/>
      </w:pPr>
      <w:bookmarkStart w:id="85" w:name="_Toc29545"/>
      <w:r>
        <w:t xml:space="preserve">3.1.4 </w:t>
      </w:r>
      <w:r>
        <w:t>照片夹模块</w:t>
      </w:r>
      <w:bookmarkEnd w:id="85"/>
    </w:p>
    <w:p w:rsidR="00EC0997" w:rsidRDefault="006117A3">
      <w:pPr>
        <w:ind w:firstLine="420"/>
      </w:pPr>
      <w:r>
        <w:rPr>
          <w:rFonts w:hint="eastAsia"/>
        </w:rPr>
        <w:t>照片夹的下拉框中包括三个功能：打开</w:t>
      </w:r>
      <w:r>
        <w:rPr>
          <w:rFonts w:hint="eastAsia"/>
        </w:rPr>
        <w:t>/</w:t>
      </w:r>
      <w:r>
        <w:rPr>
          <w:rFonts w:hint="eastAsia"/>
        </w:rPr>
        <w:t>添加图片，以及排版。打开</w:t>
      </w:r>
      <w:r>
        <w:rPr>
          <w:rFonts w:hint="eastAsia"/>
        </w:rPr>
        <w:t>/</w:t>
      </w:r>
      <w:r>
        <w:rPr>
          <w:rFonts w:hint="eastAsia"/>
        </w:rPr>
        <w:t>添加图片与上方</w:t>
      </w:r>
      <w:proofErr w:type="gramStart"/>
      <w:r>
        <w:rPr>
          <w:rFonts w:hint="eastAsia"/>
        </w:rPr>
        <w:t>缩略图</w:t>
      </w:r>
      <w:proofErr w:type="gramEnd"/>
      <w:r>
        <w:rPr>
          <w:rFonts w:hint="eastAsia"/>
        </w:rPr>
        <w:t>和中间大图的打开</w:t>
      </w:r>
      <w:r>
        <w:rPr>
          <w:rFonts w:hint="eastAsia"/>
        </w:rPr>
        <w:t>/</w:t>
      </w:r>
      <w:r>
        <w:rPr>
          <w:rFonts w:hint="eastAsia"/>
        </w:rPr>
        <w:t>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rsidR="00EC0997" w:rsidRDefault="006117A3">
      <w:pPr>
        <w:ind w:firstLine="420"/>
      </w:pPr>
      <w:r>
        <w:rPr>
          <w:rFonts w:hint="eastAsia"/>
        </w:rPr>
        <w:t>排版功能即替换中间大图中加载过的所有图片，按照当时选中的模板将照片夹中的图片重新排版。</w:t>
      </w:r>
    </w:p>
    <w:p w:rsidR="00EC0997" w:rsidRDefault="006117A3">
      <w:pPr>
        <w:ind w:firstLine="420"/>
      </w:pPr>
      <w:r>
        <w:rPr>
          <w:rFonts w:hint="eastAsia"/>
        </w:rPr>
        <w:t>除此之外，还可以对照片夹中的图片进行拖拽，将图片拖拽到中间大图展示的位置，可以替换对应位置的图片。</w:t>
      </w:r>
    </w:p>
    <w:p w:rsidR="00EC0997" w:rsidRDefault="006117A3">
      <w:pPr>
        <w:pStyle w:val="3"/>
      </w:pPr>
      <w:bookmarkStart w:id="86" w:name="_Toc8459"/>
      <w:r>
        <w:lastRenderedPageBreak/>
        <w:t xml:space="preserve">3.1.5 </w:t>
      </w:r>
      <w:r>
        <w:t>批量更改模板模块</w:t>
      </w:r>
      <w:bookmarkEnd w:id="86"/>
    </w:p>
    <w:p w:rsidR="00EC0997" w:rsidRDefault="006117A3">
      <w:pPr>
        <w:ind w:firstLine="420"/>
      </w:pPr>
      <w:r>
        <w:t>用户导入图片后，可选择批量更改模版，即对当前</w:t>
      </w:r>
      <w:r>
        <w:rPr>
          <w:rFonts w:hint="eastAsia"/>
        </w:rPr>
        <w:t>按照某个模板操作进行展示</w:t>
      </w:r>
      <w:r>
        <w:t>的所有图片套入</w:t>
      </w:r>
      <w:r>
        <w:rPr>
          <w:rFonts w:hint="eastAsia"/>
        </w:rPr>
        <w:t>另外的</w:t>
      </w:r>
      <w:r>
        <w:t>相同的</w:t>
      </w:r>
      <w:proofErr w:type="gramStart"/>
      <w:r>
        <w:t>的</w:t>
      </w:r>
      <w:proofErr w:type="gramEnd"/>
      <w:r>
        <w:t>模版。</w:t>
      </w:r>
      <w:r>
        <w:rPr>
          <w:rFonts w:hint="eastAsia"/>
        </w:rPr>
        <w:t>本系统</w:t>
      </w:r>
      <w:r>
        <w:t>提供</w:t>
      </w:r>
      <w:r>
        <w:rPr>
          <w:rFonts w:hint="eastAsia"/>
        </w:rPr>
        <w:t>了</w:t>
      </w:r>
      <w:r>
        <w:t>最常见的几种相册排版模版</w:t>
      </w:r>
      <w:r>
        <w:rPr>
          <w:rFonts w:hint="eastAsia"/>
        </w:rPr>
        <w:t>可供</w:t>
      </w:r>
      <w:r>
        <w:t>选择，以便用户进行快速的排版操作，减少重复操作。其中模版包括：单张，单张（转</w:t>
      </w:r>
      <w:r>
        <w:t>90</w:t>
      </w:r>
      <w:r>
        <w:t>度），两张合并，两张合并（转</w:t>
      </w:r>
      <w:r>
        <w:t>90</w:t>
      </w:r>
      <w:r>
        <w:t>度），四张合并，四张合并（转</w:t>
      </w:r>
      <w:r>
        <w:t>90</w:t>
      </w:r>
      <w:r>
        <w:t>度）</w:t>
      </w:r>
      <w:r>
        <w:rPr>
          <w:rFonts w:hint="eastAsia"/>
        </w:rPr>
        <w:t>，八张合并，八张合并（转</w:t>
      </w:r>
      <w:r>
        <w:rPr>
          <w:rFonts w:hint="eastAsia"/>
        </w:rPr>
        <w:t>90</w:t>
      </w:r>
      <w:r>
        <w:rPr>
          <w:rFonts w:hint="eastAsia"/>
        </w:rPr>
        <w:t>度）</w:t>
      </w:r>
      <w:r>
        <w:t>。</w:t>
      </w:r>
    </w:p>
    <w:p w:rsidR="00EC0997" w:rsidRDefault="006117A3">
      <w:pPr>
        <w:pStyle w:val="3"/>
      </w:pPr>
      <w:bookmarkStart w:id="87" w:name="_Toc27712"/>
      <w:r>
        <w:t xml:space="preserve">3.1.6 </w:t>
      </w:r>
      <w:r>
        <w:t>编辑模块</w:t>
      </w:r>
      <w:bookmarkEnd w:id="87"/>
    </w:p>
    <w:p w:rsidR="00EC0997" w:rsidRDefault="006117A3">
      <w:pPr>
        <w:ind w:firstLine="420"/>
      </w:pPr>
      <w:r>
        <w:t>用户在确定基础模版后，可继续进行自定义的编辑，以满足用户的个性以及创造需求。用户可对单张页面进行编辑，其中包括以下</w:t>
      </w:r>
      <w:r w:rsidRPr="00854FD6">
        <w:rPr>
          <w:color w:val="FF00FF"/>
          <w:rPrChange w:id="88" w:author="Windows 用户" w:date="2021-05-24T06:27:00Z">
            <w:rPr/>
          </w:rPrChange>
        </w:rPr>
        <w:t>四种</w:t>
      </w:r>
      <w:r>
        <w:t>可编辑的内容：</w:t>
      </w:r>
    </w:p>
    <w:p w:rsidR="00EC0997" w:rsidRDefault="006117A3">
      <w:pPr>
        <w:ind w:firstLine="420"/>
      </w:pPr>
      <w:r>
        <w:t>①</w:t>
      </w:r>
      <w:r>
        <w:t>更换当前模版：用户可对当前</w:t>
      </w:r>
      <w:r>
        <w:rPr>
          <w:rFonts w:hint="eastAsia"/>
        </w:rPr>
        <w:t>中间大图的</w:t>
      </w:r>
      <w:r>
        <w:t>页面的模版进行更换。</w:t>
      </w:r>
    </w:p>
    <w:p w:rsidR="00EC0997" w:rsidRDefault="006117A3">
      <w:pPr>
        <w:ind w:firstLine="420"/>
      </w:pPr>
      <w:r>
        <w:rPr>
          <w:rFonts w:hint="eastAsia"/>
        </w:rPr>
        <w:t>②加入水印：可选择在照片的上方中间或下方加入水印，可选择文字的字体、字号、颜色以及位置。</w:t>
      </w:r>
    </w:p>
    <w:p w:rsidR="00EC0997" w:rsidRDefault="006117A3">
      <w:pPr>
        <w:ind w:firstLine="420"/>
      </w:pPr>
      <w:r>
        <w:rPr>
          <w:rFonts w:hint="eastAsia"/>
        </w:rPr>
        <w:t>③添加描述</w:t>
      </w:r>
      <w:r>
        <w:t>文字：用户可以在当前页面</w:t>
      </w:r>
      <w:r>
        <w:rPr>
          <w:rFonts w:hint="eastAsia"/>
        </w:rPr>
        <w:t>的图片下方白边处</w:t>
      </w:r>
      <w:r>
        <w:t>加入</w:t>
      </w:r>
      <w:r>
        <w:rPr>
          <w:rFonts w:hint="eastAsia"/>
        </w:rPr>
        <w:t>描述</w:t>
      </w:r>
      <w:r>
        <w:t>文字，可选择文字的字体、字号</w:t>
      </w:r>
      <w:r>
        <w:rPr>
          <w:rFonts w:hint="eastAsia"/>
        </w:rPr>
        <w:t>以及</w:t>
      </w:r>
      <w:r>
        <w:t>颜色。</w:t>
      </w:r>
    </w:p>
    <w:p w:rsidR="00EC0997" w:rsidRDefault="006117A3">
      <w:pPr>
        <w:ind w:firstLine="420"/>
      </w:pPr>
      <w:r>
        <w:t>④</w:t>
      </w:r>
      <w:r>
        <w:t>调整图片：用户可以对当前页面中的图片进行</w:t>
      </w:r>
      <w:r>
        <w:rPr>
          <w:rFonts w:hint="eastAsia"/>
        </w:rPr>
        <w:t>调整，右击选中图片，可进行图片的替换，大小的调整，以及图片的旋转</w:t>
      </w:r>
      <w:r>
        <w:t>。</w:t>
      </w:r>
    </w:p>
    <w:p w:rsidR="00EC0997" w:rsidRDefault="006117A3">
      <w:pPr>
        <w:ind w:firstLine="420"/>
      </w:pPr>
      <w:r>
        <w:rPr>
          <w:rFonts w:hint="eastAsia"/>
        </w:rPr>
        <w:t>⑤</w:t>
      </w:r>
      <w:r>
        <w:t>更换</w:t>
      </w:r>
      <w:r>
        <w:rPr>
          <w:rFonts w:hint="eastAsia"/>
        </w:rPr>
        <w:t>单页</w:t>
      </w:r>
      <w:r>
        <w:t>图片：用户可以对当前页面中的图片进行更换</w:t>
      </w:r>
      <w:r>
        <w:rPr>
          <w:rFonts w:hint="eastAsia"/>
        </w:rPr>
        <w:t>为单张图片</w:t>
      </w:r>
      <w:r>
        <w:t>。</w:t>
      </w:r>
    </w:p>
    <w:p w:rsidR="00EC0997" w:rsidRDefault="006117A3">
      <w:pPr>
        <w:pStyle w:val="3"/>
      </w:pPr>
      <w:bookmarkStart w:id="89" w:name="_Toc12229"/>
      <w:r>
        <w:t xml:space="preserve">3.1.7 </w:t>
      </w:r>
      <w:r>
        <w:t>导出相册模块</w:t>
      </w:r>
      <w:bookmarkEnd w:id="89"/>
    </w:p>
    <w:p w:rsidR="00EC0997" w:rsidRDefault="006117A3">
      <w:pPr>
        <w:ind w:firstLine="420"/>
      </w:pPr>
      <w:r>
        <w:t>当相册排版</w:t>
      </w:r>
      <w:r>
        <w:rPr>
          <w:rFonts w:hint="eastAsia"/>
        </w:rPr>
        <w:t>，</w:t>
      </w:r>
      <w:r>
        <w:t>照片</w:t>
      </w:r>
      <w:r>
        <w:rPr>
          <w:rFonts w:hint="eastAsia"/>
        </w:rPr>
        <w:t>编辑等一系列排版工作</w:t>
      </w:r>
      <w:r>
        <w:t>完成后，用户可</w:t>
      </w:r>
      <w:r>
        <w:rPr>
          <w:rFonts w:hint="eastAsia"/>
        </w:rPr>
        <w:t>将已经制作出的效果图作为一份相册进行导出，</w:t>
      </w:r>
      <w:r>
        <w:t>相册可导出为</w:t>
      </w:r>
      <w:r>
        <w:rPr>
          <w:rFonts w:hint="eastAsia"/>
        </w:rPr>
        <w:t>三</w:t>
      </w:r>
      <w:r>
        <w:t>种形式：导出</w:t>
      </w:r>
      <w:r>
        <w:rPr>
          <w:rFonts w:hint="eastAsia"/>
        </w:rPr>
        <w:t>JPEG</w:t>
      </w:r>
      <w:r>
        <w:t>格式图片、</w:t>
      </w:r>
      <w:r>
        <w:rPr>
          <w:rFonts w:hint="eastAsia"/>
        </w:rPr>
        <w:t>导出</w:t>
      </w:r>
      <w:r>
        <w:rPr>
          <w:rFonts w:hint="eastAsia"/>
        </w:rPr>
        <w:t>PNG</w:t>
      </w:r>
      <w:r>
        <w:rPr>
          <w:rFonts w:hint="eastAsia"/>
        </w:rPr>
        <w:t>格式图片、</w:t>
      </w:r>
      <w:r>
        <w:t>导出</w:t>
      </w:r>
      <w:r>
        <w:rPr>
          <w:rFonts w:hint="eastAsia"/>
        </w:rPr>
        <w:t>PDF</w:t>
      </w:r>
      <w:r>
        <w:t>格式相册。</w:t>
      </w:r>
    </w:p>
    <w:p w:rsidR="00EC0997" w:rsidRDefault="006117A3">
      <w:pPr>
        <w:ind w:firstLine="420"/>
      </w:pPr>
      <w:r>
        <w:t>①</w:t>
      </w:r>
      <w:r>
        <w:t>导出</w:t>
      </w:r>
      <w:r>
        <w:rPr>
          <w:rFonts w:hint="eastAsia"/>
        </w:rPr>
        <w:t>JPEG</w:t>
      </w:r>
      <w:r>
        <w:t>格式图片：将相册的每张页面导出为</w:t>
      </w:r>
      <w:r>
        <w:rPr>
          <w:rFonts w:hint="eastAsia"/>
        </w:rPr>
        <w:t>JPEG</w:t>
      </w:r>
      <w:r>
        <w:t>图片，并且按照排版顺序保存在用户指定的路径下。</w:t>
      </w:r>
    </w:p>
    <w:p w:rsidR="00EC0997" w:rsidRDefault="006117A3">
      <w:pPr>
        <w:ind w:firstLine="420"/>
      </w:pPr>
      <w:r>
        <w:rPr>
          <w:rFonts w:hint="eastAsia"/>
        </w:rPr>
        <w:t>②导出</w:t>
      </w:r>
      <w:r>
        <w:rPr>
          <w:rFonts w:hint="eastAsia"/>
        </w:rPr>
        <w:t>PNG</w:t>
      </w:r>
      <w:r>
        <w:rPr>
          <w:rFonts w:hint="eastAsia"/>
        </w:rPr>
        <w:t>格式图片：将相册的每张页面导出为</w:t>
      </w:r>
      <w:r>
        <w:rPr>
          <w:rFonts w:hint="eastAsia"/>
        </w:rPr>
        <w:t>PNG</w:t>
      </w:r>
      <w:r>
        <w:rPr>
          <w:rFonts w:hint="eastAsia"/>
        </w:rPr>
        <w:t>图片，并且按照排版顺序保存在用户指定的路径下。</w:t>
      </w:r>
    </w:p>
    <w:p w:rsidR="00EC0997" w:rsidRDefault="006117A3">
      <w:pPr>
        <w:ind w:firstLine="420"/>
      </w:pPr>
      <w:r>
        <w:rPr>
          <w:rFonts w:hint="eastAsia"/>
        </w:rPr>
        <w:t>③</w:t>
      </w:r>
      <w:r>
        <w:t>导出</w:t>
      </w:r>
      <w:r>
        <w:rPr>
          <w:rFonts w:hint="eastAsia"/>
        </w:rPr>
        <w:t>PDF</w:t>
      </w:r>
      <w:r>
        <w:t>格式相册：将相册整体导出为一个</w:t>
      </w:r>
      <w:r>
        <w:rPr>
          <w:rFonts w:hint="eastAsia"/>
        </w:rPr>
        <w:t>PDF</w:t>
      </w:r>
      <w:r>
        <w:t>文件，</w:t>
      </w:r>
      <w:r>
        <w:rPr>
          <w:rFonts w:hint="eastAsia"/>
        </w:rPr>
        <w:t>每一页画布作为</w:t>
      </w:r>
      <w:r>
        <w:rPr>
          <w:rFonts w:hint="eastAsia"/>
        </w:rPr>
        <w:t>PDF</w:t>
      </w:r>
      <w:r>
        <w:rPr>
          <w:rFonts w:hint="eastAsia"/>
        </w:rPr>
        <w:t>文件的一页，</w:t>
      </w:r>
      <w:r>
        <w:t>保存在用户指定的路径下</w:t>
      </w:r>
      <w:r>
        <w:rPr>
          <w:rFonts w:hint="eastAsia"/>
        </w:rPr>
        <w:t>，默认名为：相册</w:t>
      </w:r>
      <w:r>
        <w:rPr>
          <w:rFonts w:hint="eastAsia"/>
        </w:rPr>
        <w:t>+</w:t>
      </w:r>
      <w:r>
        <w:rPr>
          <w:rFonts w:hint="eastAsia"/>
        </w:rPr>
        <w:t>当天日期（年月日）</w:t>
      </w:r>
      <w:r>
        <w:t>。</w:t>
      </w:r>
    </w:p>
    <w:p w:rsidR="00EC0997" w:rsidRDefault="006117A3">
      <w:pPr>
        <w:ind w:firstLine="420"/>
      </w:pPr>
      <w:r>
        <w:rPr>
          <w:rFonts w:hint="eastAsia"/>
        </w:rPr>
        <w:t>同时，这三</w:t>
      </w:r>
      <w:r>
        <w:t>种方式都不会损失原有照片的质量，以方便用户进行打印、留存</w:t>
      </w:r>
      <w:r>
        <w:rPr>
          <w:rFonts w:hint="eastAsia"/>
        </w:rPr>
        <w:t>、分享</w:t>
      </w:r>
      <w:r>
        <w:t>等后续</w:t>
      </w:r>
      <w:r>
        <w:rPr>
          <w:rFonts w:hint="eastAsia"/>
        </w:rPr>
        <w:t>行为</w:t>
      </w:r>
      <w:r>
        <w:t>。</w:t>
      </w:r>
    </w:p>
    <w:p w:rsidR="00EC0997" w:rsidRDefault="006117A3">
      <w:pPr>
        <w:pStyle w:val="2"/>
        <w:keepNext w:val="0"/>
        <w:numPr>
          <w:ilvl w:val="1"/>
          <w:numId w:val="1"/>
        </w:numPr>
      </w:pPr>
      <w:r>
        <w:t xml:space="preserve"> </w:t>
      </w:r>
      <w:bookmarkStart w:id="90" w:name="_Toc20860"/>
      <w:r>
        <w:t>用例分析</w:t>
      </w:r>
      <w:bookmarkEnd w:id="90"/>
    </w:p>
    <w:p w:rsidR="00EC0997" w:rsidRDefault="006117A3">
      <w:pPr>
        <w:pStyle w:val="a0"/>
        <w:rPr>
          <w:rFonts w:hint="eastAsia"/>
          <w:bCs/>
          <w:iCs/>
        </w:rPr>
      </w:pPr>
      <w:r>
        <w:rPr>
          <w:rFonts w:hint="eastAsia"/>
          <w:bCs/>
          <w:iCs/>
        </w:rPr>
        <w:t>总用例图：</w:t>
      </w:r>
      <w:ins w:id="91" w:author="Windows 用户" w:date="2021-05-24T06:28:00Z">
        <w:r w:rsidR="00854FD6">
          <w:rPr>
            <w:rFonts w:hint="eastAsia"/>
            <w:bCs/>
            <w:iCs/>
          </w:rPr>
          <w:t xml:space="preserve"> </w:t>
        </w:r>
      </w:ins>
      <w:r w:rsidR="00854FD6" w:rsidRPr="00854FD6">
        <w:rPr>
          <w:bCs/>
          <w:iCs/>
          <w:color w:val="FF00FF"/>
          <w:rPrChange w:id="92" w:author="Windows 用户" w:date="2021-05-24T06:29:00Z">
            <w:rPr>
              <w:bCs/>
              <w:iCs/>
            </w:rPr>
          </w:rPrChange>
        </w:rPr>
        <w:t xml:space="preserve"> jpeg</w:t>
      </w:r>
      <w:proofErr w:type="gramStart"/>
      <w:r w:rsidR="00854FD6" w:rsidRPr="00854FD6">
        <w:rPr>
          <w:bCs/>
          <w:iCs/>
          <w:color w:val="FF00FF"/>
          <w:rPrChange w:id="93" w:author="Windows 用户" w:date="2021-05-24T06:29:00Z">
            <w:rPr>
              <w:bCs/>
              <w:iCs/>
            </w:rPr>
          </w:rPrChange>
        </w:rPr>
        <w:t>等怎么</w:t>
      </w:r>
      <w:proofErr w:type="gramEnd"/>
      <w:r w:rsidR="00854FD6" w:rsidRPr="00854FD6">
        <w:rPr>
          <w:bCs/>
          <w:iCs/>
          <w:color w:val="FF00FF"/>
          <w:rPrChange w:id="94" w:author="Windows 用户" w:date="2021-05-24T06:29:00Z">
            <w:rPr>
              <w:bCs/>
              <w:iCs/>
            </w:rPr>
          </w:rPrChange>
        </w:rPr>
        <w:t>可以直接列成实体</w:t>
      </w:r>
      <w:r w:rsidR="00854FD6" w:rsidRPr="00854FD6">
        <w:rPr>
          <w:rFonts w:hint="eastAsia"/>
          <w:bCs/>
          <w:iCs/>
          <w:color w:val="FF00FF"/>
          <w:rPrChange w:id="95" w:author="Windows 用户" w:date="2021-05-24T06:29:00Z">
            <w:rPr>
              <w:rFonts w:hint="eastAsia"/>
              <w:bCs/>
              <w:iCs/>
            </w:rPr>
          </w:rPrChange>
        </w:rPr>
        <w:t>。</w:t>
      </w:r>
      <w:r w:rsidR="00854FD6" w:rsidRPr="00854FD6">
        <w:rPr>
          <w:bCs/>
          <w:iCs/>
          <w:color w:val="FF00FF"/>
          <w:rPrChange w:id="96" w:author="Windows 用户" w:date="2021-05-24T06:29:00Z">
            <w:rPr>
              <w:bCs/>
              <w:iCs/>
            </w:rPr>
          </w:rPrChange>
        </w:rPr>
        <w:t>要加上动词</w:t>
      </w:r>
      <w:r w:rsidR="00854FD6" w:rsidRPr="00854FD6">
        <w:rPr>
          <w:rFonts w:hint="eastAsia"/>
          <w:bCs/>
          <w:iCs/>
          <w:color w:val="FF00FF"/>
          <w:rPrChange w:id="97" w:author="Windows 用户" w:date="2021-05-24T06:29:00Z">
            <w:rPr>
              <w:rFonts w:hint="eastAsia"/>
              <w:bCs/>
              <w:iCs/>
            </w:rPr>
          </w:rPrChange>
        </w:rPr>
        <w:t>。</w:t>
      </w:r>
    </w:p>
    <w:p w:rsidR="00EC0997" w:rsidRDefault="006117A3">
      <w:pPr>
        <w:pStyle w:val="a0"/>
        <w:jc w:val="center"/>
        <w:rPr>
          <w:bCs/>
          <w:iCs/>
        </w:rPr>
      </w:pPr>
      <w:r>
        <w:rPr>
          <w:bCs/>
          <w:iCs/>
          <w:noProof/>
        </w:rPr>
        <w:lastRenderedPageBreak/>
        <w:drawing>
          <wp:inline distT="0" distB="0" distL="114300" distR="114300">
            <wp:extent cx="5579745" cy="5878830"/>
            <wp:effectExtent l="0" t="0" r="13335" b="3810"/>
            <wp:docPr id="35" name="图片 35" descr="总体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总体用例图"/>
                    <pic:cNvPicPr>
                      <a:picLocks noChangeAspect="1"/>
                    </pic:cNvPicPr>
                  </pic:nvPicPr>
                  <pic:blipFill>
                    <a:blip r:embed="rId12"/>
                    <a:stretch>
                      <a:fillRect/>
                    </a:stretch>
                  </pic:blipFill>
                  <pic:spPr>
                    <a:xfrm>
                      <a:off x="0" y="0"/>
                      <a:ext cx="5579745" cy="5878830"/>
                    </a:xfrm>
                    <a:prstGeom prst="rect">
                      <a:avLst/>
                    </a:prstGeom>
                  </pic:spPr>
                </pic:pic>
              </a:graphicData>
            </a:graphic>
          </wp:inline>
        </w:drawing>
      </w:r>
    </w:p>
    <w:p w:rsidR="00EC0997" w:rsidRDefault="006117A3">
      <w:pPr>
        <w:pStyle w:val="a5"/>
        <w:rPr>
          <w:rFonts w:ascii="宋体" w:hAnsi="宋体" w:cs="宋体"/>
        </w:rPr>
      </w:pPr>
      <w:r>
        <w:rPr>
          <w:rFonts w:ascii="宋体" w:hAnsi="宋体" w:cs="宋体" w:hint="eastAsia"/>
        </w:rPr>
        <w:t>图3.2 总用例图</w:t>
      </w:r>
    </w:p>
    <w:p w:rsidR="00EC0997" w:rsidRDefault="00EC0997">
      <w:pPr>
        <w:pStyle w:val="a0"/>
      </w:pPr>
    </w:p>
    <w:p w:rsidR="00EC0997" w:rsidRDefault="006117A3">
      <w:pPr>
        <w:pStyle w:val="3"/>
        <w:numPr>
          <w:ilvl w:val="2"/>
          <w:numId w:val="1"/>
        </w:numPr>
        <w:ind w:firstLineChars="0"/>
      </w:pPr>
      <w:r>
        <w:rPr>
          <w:rFonts w:hint="eastAsia"/>
        </w:rPr>
        <w:t xml:space="preserve"> </w:t>
      </w:r>
      <w:bookmarkStart w:id="98" w:name="_Toc21619"/>
      <w:r>
        <w:rPr>
          <w:rFonts w:hint="eastAsia"/>
        </w:rPr>
        <w:t>相册阅览用例分析</w:t>
      </w:r>
      <w:bookmarkEnd w:id="98"/>
      <w:r>
        <w:rPr>
          <w:rFonts w:hint="eastAsia"/>
        </w:rPr>
        <w:tab/>
      </w:r>
    </w:p>
    <w:p w:rsidR="00EC0997" w:rsidRDefault="006117A3">
      <w:pPr>
        <w:spacing w:line="360" w:lineRule="exact"/>
        <w:ind w:leftChars="200" w:left="420" w:firstLine="420"/>
        <w:rPr>
          <w:rFonts w:ascii="宋体" w:hAnsi="宋体"/>
        </w:rPr>
      </w:pPr>
      <w:r>
        <w:rPr>
          <w:rFonts w:ascii="宋体" w:hAnsi="宋体"/>
        </w:rPr>
        <w:t>（1）相册阅览功能用例图</w:t>
      </w:r>
    </w:p>
    <w:p w:rsidR="00EC0997" w:rsidRDefault="006117A3">
      <w:pPr>
        <w:pStyle w:val="a5"/>
        <w:spacing w:line="240" w:lineRule="auto"/>
        <w:rPr>
          <w:rFonts w:ascii="宋体" w:hAnsi="宋体" w:cs="宋体"/>
        </w:rPr>
      </w:pPr>
      <w:r>
        <w:rPr>
          <w:rFonts w:ascii="宋体" w:hAnsi="宋体" w:cs="宋体" w:hint="eastAsia"/>
          <w:noProof/>
        </w:rPr>
        <w:lastRenderedPageBreak/>
        <w:drawing>
          <wp:inline distT="0" distB="0" distL="114300" distR="114300">
            <wp:extent cx="4328160" cy="1638300"/>
            <wp:effectExtent l="0" t="0" r="0" b="7620"/>
            <wp:docPr id="25" name="图片 25" descr="阅览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阅览用例"/>
                    <pic:cNvPicPr>
                      <a:picLocks noChangeAspect="1"/>
                    </pic:cNvPicPr>
                  </pic:nvPicPr>
                  <pic:blipFill>
                    <a:blip r:embed="rId13"/>
                    <a:stretch>
                      <a:fillRect/>
                    </a:stretch>
                  </pic:blipFill>
                  <pic:spPr>
                    <a:xfrm>
                      <a:off x="0" y="0"/>
                      <a:ext cx="4328160" cy="1638300"/>
                    </a:xfrm>
                    <a:prstGeom prst="rect">
                      <a:avLst/>
                    </a:prstGeom>
                  </pic:spPr>
                </pic:pic>
              </a:graphicData>
            </a:graphic>
          </wp:inline>
        </w:drawing>
      </w:r>
    </w:p>
    <w:p w:rsidR="00EC0997" w:rsidRDefault="006117A3">
      <w:pPr>
        <w:pStyle w:val="a5"/>
        <w:rPr>
          <w:rFonts w:ascii="宋体" w:hAnsi="宋体" w:cs="宋体"/>
        </w:rPr>
      </w:pPr>
      <w:r>
        <w:rPr>
          <w:rFonts w:ascii="宋体" w:hAnsi="宋体" w:cs="宋体" w:hint="eastAsia"/>
        </w:rPr>
        <w:t>图3.3 相册阅览用例图</w:t>
      </w:r>
    </w:p>
    <w:p w:rsidR="00EC0997" w:rsidRDefault="00EC0997"/>
    <w:p w:rsidR="00EC0997" w:rsidRDefault="006117A3">
      <w:pPr>
        <w:numPr>
          <w:ilvl w:val="0"/>
          <w:numId w:val="2"/>
        </w:numPr>
        <w:spacing w:line="360" w:lineRule="exact"/>
        <w:ind w:leftChars="200" w:left="420" w:firstLine="420"/>
      </w:pPr>
      <w:r>
        <w:t>相册阅览用例分析</w:t>
      </w:r>
    </w:p>
    <w:p w:rsidR="00EC0997" w:rsidRDefault="00EC0997">
      <w:pPr>
        <w:spacing w:line="360" w:lineRule="exact"/>
        <w:ind w:leftChars="200" w:left="420"/>
      </w:pPr>
    </w:p>
    <w:p w:rsidR="00EC0997" w:rsidRDefault="006117A3">
      <w:pPr>
        <w:pStyle w:val="a5"/>
        <w:rPr>
          <w:rFonts w:ascii="宋体" w:hAnsi="宋体" w:cs="宋体"/>
        </w:rPr>
      </w:pPr>
      <w:r>
        <w:rPr>
          <w:rFonts w:ascii="宋体" w:hAnsi="宋体" w:cs="宋体" w:hint="eastAsia"/>
        </w:rPr>
        <w:t>表3.1 相册</w:t>
      </w:r>
      <w:r>
        <w:rPr>
          <w:rFonts w:ascii="宋体" w:hAnsi="宋体" w:cs="宋体"/>
        </w:rPr>
        <w:t>阅览</w:t>
      </w:r>
      <w:r>
        <w:rPr>
          <w:rFonts w:ascii="宋体" w:hAnsi="宋体" w:cs="宋体" w:hint="eastAsia"/>
        </w:rPr>
        <w:t>用例分析</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1571"/>
        <w:gridCol w:w="7433"/>
      </w:tblGrid>
      <w:tr w:rsidR="00EC0997">
        <w:tc>
          <w:tcPr>
            <w:tcW w:w="1571"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用例名称</w:t>
            </w:r>
          </w:p>
        </w:tc>
        <w:tc>
          <w:tcPr>
            <w:tcW w:w="7433"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相册阅览</w:t>
            </w:r>
          </w:p>
        </w:tc>
      </w:tr>
      <w:tr w:rsidR="00EC0997">
        <w:tc>
          <w:tcPr>
            <w:tcW w:w="1571" w:type="dxa"/>
            <w:tcBorders>
              <w:top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描述对象</w:t>
            </w:r>
          </w:p>
        </w:tc>
        <w:tc>
          <w:tcPr>
            <w:tcW w:w="7433" w:type="dxa"/>
            <w:tcBorders>
              <w:top w:val="single" w:sz="4" w:space="0" w:color="000000"/>
            </w:tcBorders>
          </w:tcPr>
          <w:p w:rsidR="00EC0997" w:rsidRDefault="006117A3">
            <w:pPr>
              <w:adjustRightInd/>
              <w:spacing w:line="360" w:lineRule="exact"/>
              <w:textAlignment w:val="auto"/>
              <w:rPr>
                <w:sz w:val="18"/>
                <w:szCs w:val="18"/>
              </w:rPr>
            </w:pPr>
            <w:r>
              <w:rPr>
                <w:sz w:val="18"/>
                <w:szCs w:val="18"/>
              </w:rPr>
              <w:t>用户打开</w:t>
            </w:r>
            <w:r>
              <w:rPr>
                <w:rFonts w:hint="eastAsia"/>
                <w:sz w:val="18"/>
                <w:szCs w:val="18"/>
              </w:rPr>
              <w:t>本地</w:t>
            </w:r>
            <w:r>
              <w:rPr>
                <w:sz w:val="18"/>
                <w:szCs w:val="18"/>
              </w:rPr>
              <w:t>已有相册</w:t>
            </w:r>
            <w:r>
              <w:rPr>
                <w:rFonts w:hint="eastAsia"/>
                <w:sz w:val="18"/>
                <w:szCs w:val="18"/>
              </w:rPr>
              <w:t>文件</w:t>
            </w:r>
            <w:r>
              <w:rPr>
                <w:sz w:val="18"/>
                <w:szCs w:val="18"/>
              </w:rPr>
              <w:t>进行阅览</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标识符</w:t>
            </w:r>
          </w:p>
        </w:tc>
        <w:tc>
          <w:tcPr>
            <w:tcW w:w="7433" w:type="dxa"/>
          </w:tcPr>
          <w:p w:rsidR="00EC0997" w:rsidRDefault="006117A3">
            <w:pPr>
              <w:adjustRightInd/>
              <w:spacing w:line="360" w:lineRule="exact"/>
              <w:textAlignment w:val="auto"/>
              <w:rPr>
                <w:sz w:val="18"/>
                <w:szCs w:val="18"/>
              </w:rPr>
            </w:pPr>
            <w:r>
              <w:rPr>
                <w:sz w:val="18"/>
                <w:szCs w:val="18"/>
              </w:rPr>
              <w:t>UC-001</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说明</w:t>
            </w:r>
          </w:p>
        </w:tc>
        <w:tc>
          <w:tcPr>
            <w:tcW w:w="7433" w:type="dxa"/>
          </w:tcPr>
          <w:p w:rsidR="00EC0997" w:rsidRDefault="006117A3">
            <w:pPr>
              <w:adjustRightInd/>
              <w:spacing w:line="360" w:lineRule="exact"/>
              <w:textAlignment w:val="auto"/>
              <w:rPr>
                <w:sz w:val="18"/>
                <w:szCs w:val="18"/>
              </w:rPr>
            </w:pPr>
            <w:r>
              <w:rPr>
                <w:sz w:val="18"/>
                <w:szCs w:val="18"/>
              </w:rPr>
              <w:t>用例主要实现相册的阅览，</w:t>
            </w:r>
            <w:r>
              <w:rPr>
                <w:rFonts w:hint="eastAsia"/>
                <w:sz w:val="18"/>
                <w:szCs w:val="18"/>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w:t>
            </w:r>
            <w:proofErr w:type="gramStart"/>
            <w:r>
              <w:rPr>
                <w:rFonts w:hint="eastAsia"/>
                <w:sz w:val="18"/>
                <w:szCs w:val="18"/>
              </w:rPr>
              <w:t>缩略图</w:t>
            </w:r>
            <w:proofErr w:type="gramEnd"/>
            <w:r>
              <w:rPr>
                <w:rFonts w:hint="eastAsia"/>
                <w:sz w:val="18"/>
                <w:szCs w:val="18"/>
              </w:rPr>
              <w:t>来进行照片的切换展示。</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参与者</w:t>
            </w:r>
          </w:p>
        </w:tc>
        <w:tc>
          <w:tcPr>
            <w:tcW w:w="7433" w:type="dxa"/>
          </w:tcPr>
          <w:p w:rsidR="00EC0997" w:rsidRDefault="006117A3">
            <w:pPr>
              <w:adjustRightInd/>
              <w:spacing w:line="360" w:lineRule="exact"/>
              <w:textAlignment w:val="auto"/>
              <w:rPr>
                <w:sz w:val="18"/>
                <w:szCs w:val="18"/>
              </w:rPr>
            </w:pPr>
            <w:r>
              <w:rPr>
                <w:sz w:val="18"/>
                <w:szCs w:val="18"/>
              </w:rPr>
              <w:t>用户</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频度</w:t>
            </w:r>
          </w:p>
        </w:tc>
        <w:tc>
          <w:tcPr>
            <w:tcW w:w="7433" w:type="dxa"/>
          </w:tcPr>
          <w:p w:rsidR="00EC0997" w:rsidRDefault="006117A3">
            <w:pPr>
              <w:adjustRightInd/>
              <w:spacing w:line="360" w:lineRule="exact"/>
              <w:textAlignment w:val="auto"/>
              <w:rPr>
                <w:sz w:val="18"/>
                <w:szCs w:val="18"/>
              </w:rPr>
            </w:pPr>
            <w:r>
              <w:rPr>
                <w:sz w:val="18"/>
                <w:szCs w:val="18"/>
              </w:rPr>
              <w:t>视用户需要</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前置条件</w:t>
            </w:r>
          </w:p>
        </w:tc>
        <w:tc>
          <w:tcPr>
            <w:tcW w:w="7433" w:type="dxa"/>
          </w:tcPr>
          <w:p w:rsidR="00EC0997" w:rsidRDefault="006117A3">
            <w:pPr>
              <w:adjustRightInd/>
              <w:spacing w:line="360" w:lineRule="exact"/>
              <w:textAlignment w:val="auto"/>
              <w:rPr>
                <w:sz w:val="18"/>
                <w:szCs w:val="18"/>
              </w:rPr>
            </w:pPr>
            <w:r>
              <w:rPr>
                <w:sz w:val="18"/>
                <w:szCs w:val="18"/>
              </w:rPr>
              <w:t xml:space="preserve">1. </w:t>
            </w:r>
            <w:r>
              <w:rPr>
                <w:sz w:val="18"/>
                <w:szCs w:val="18"/>
              </w:rPr>
              <w:t>用户选择</w:t>
            </w:r>
            <w:r>
              <w:rPr>
                <w:rFonts w:hint="eastAsia"/>
                <w:sz w:val="18"/>
                <w:szCs w:val="18"/>
              </w:rPr>
              <w:t>本地</w:t>
            </w:r>
            <w:r>
              <w:rPr>
                <w:sz w:val="18"/>
                <w:szCs w:val="18"/>
              </w:rPr>
              <w:t>相册文件</w:t>
            </w:r>
          </w:p>
          <w:p w:rsidR="00EC0997" w:rsidRDefault="006117A3">
            <w:pPr>
              <w:adjustRightInd/>
              <w:spacing w:line="360" w:lineRule="exact"/>
              <w:textAlignment w:val="auto"/>
              <w:rPr>
                <w:sz w:val="18"/>
                <w:szCs w:val="18"/>
              </w:rPr>
            </w:pPr>
            <w:r>
              <w:rPr>
                <w:sz w:val="18"/>
                <w:szCs w:val="18"/>
              </w:rPr>
              <w:t xml:space="preserve">2. </w:t>
            </w:r>
            <w:r>
              <w:rPr>
                <w:sz w:val="18"/>
                <w:szCs w:val="18"/>
              </w:rPr>
              <w:t>相册格式为本软件支持格式</w:t>
            </w:r>
            <w:r>
              <w:rPr>
                <w:rFonts w:hint="eastAsia"/>
                <w:sz w:val="18"/>
                <w:szCs w:val="18"/>
              </w:rPr>
              <w:t>（</w:t>
            </w:r>
            <w:r>
              <w:rPr>
                <w:rFonts w:hint="eastAsia"/>
                <w:sz w:val="18"/>
                <w:szCs w:val="18"/>
              </w:rPr>
              <w:t>JPEG/PNG</w:t>
            </w:r>
            <w:r>
              <w:rPr>
                <w:rFonts w:hint="eastAsia"/>
                <w:sz w:val="18"/>
                <w:szCs w:val="18"/>
              </w:rPr>
              <w:t>）</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后置条件</w:t>
            </w:r>
          </w:p>
        </w:tc>
        <w:tc>
          <w:tcPr>
            <w:tcW w:w="7433" w:type="dxa"/>
          </w:tcPr>
          <w:p w:rsidR="00EC0997" w:rsidRDefault="006117A3">
            <w:pPr>
              <w:adjustRightInd/>
              <w:spacing w:line="360" w:lineRule="exact"/>
              <w:textAlignment w:val="auto"/>
              <w:rPr>
                <w:sz w:val="18"/>
                <w:szCs w:val="18"/>
              </w:rPr>
            </w:pPr>
            <w:r>
              <w:rPr>
                <w:sz w:val="18"/>
                <w:szCs w:val="18"/>
              </w:rPr>
              <w:t>相册打开成功</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扩展用例</w:t>
            </w:r>
          </w:p>
        </w:tc>
        <w:tc>
          <w:tcPr>
            <w:tcW w:w="7433" w:type="dxa"/>
          </w:tcPr>
          <w:p w:rsidR="00EC0997" w:rsidRDefault="006117A3">
            <w:pPr>
              <w:adjustRightInd/>
              <w:spacing w:line="360" w:lineRule="exact"/>
              <w:textAlignment w:val="auto"/>
              <w:rPr>
                <w:sz w:val="18"/>
                <w:szCs w:val="18"/>
              </w:rPr>
            </w:pPr>
            <w:r>
              <w:rPr>
                <w:sz w:val="18"/>
                <w:szCs w:val="18"/>
              </w:rPr>
              <w:t>无</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包含用例</w:t>
            </w:r>
          </w:p>
        </w:tc>
        <w:tc>
          <w:tcPr>
            <w:tcW w:w="7433" w:type="dxa"/>
          </w:tcPr>
          <w:p w:rsidR="00EC0997" w:rsidRDefault="006117A3">
            <w:pPr>
              <w:numPr>
                <w:ilvl w:val="0"/>
                <w:numId w:val="3"/>
              </w:numPr>
              <w:adjustRightInd/>
              <w:spacing w:line="360" w:lineRule="exact"/>
              <w:textAlignment w:val="auto"/>
              <w:rPr>
                <w:sz w:val="18"/>
                <w:szCs w:val="18"/>
              </w:rPr>
            </w:pPr>
            <w:r>
              <w:rPr>
                <w:sz w:val="18"/>
                <w:szCs w:val="18"/>
              </w:rPr>
              <w:t>打开</w:t>
            </w:r>
            <w:r>
              <w:rPr>
                <w:rFonts w:hint="eastAsia"/>
                <w:sz w:val="18"/>
                <w:szCs w:val="18"/>
              </w:rPr>
              <w:t>JPEG</w:t>
            </w:r>
            <w:r>
              <w:rPr>
                <w:sz w:val="18"/>
                <w:szCs w:val="18"/>
              </w:rPr>
              <w:t>格式相册</w:t>
            </w:r>
          </w:p>
          <w:p w:rsidR="00EC0997" w:rsidRDefault="006117A3">
            <w:pPr>
              <w:numPr>
                <w:ilvl w:val="0"/>
                <w:numId w:val="3"/>
              </w:numPr>
              <w:adjustRightInd/>
              <w:spacing w:line="360" w:lineRule="exact"/>
              <w:textAlignment w:val="auto"/>
              <w:rPr>
                <w:sz w:val="18"/>
                <w:szCs w:val="18"/>
              </w:rPr>
            </w:pPr>
            <w:r>
              <w:rPr>
                <w:sz w:val="18"/>
                <w:szCs w:val="18"/>
              </w:rPr>
              <w:t>打开</w:t>
            </w:r>
            <w:r>
              <w:rPr>
                <w:rFonts w:hint="eastAsia"/>
                <w:sz w:val="18"/>
                <w:szCs w:val="18"/>
              </w:rPr>
              <w:t>PNG</w:t>
            </w:r>
            <w:r>
              <w:rPr>
                <w:sz w:val="18"/>
                <w:szCs w:val="18"/>
              </w:rPr>
              <w:t>格式相册</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基本操作流程</w:t>
            </w:r>
          </w:p>
        </w:tc>
        <w:tc>
          <w:tcPr>
            <w:tcW w:w="7433" w:type="dxa"/>
          </w:tcPr>
          <w:p w:rsidR="00EC0997" w:rsidRDefault="006117A3">
            <w:pPr>
              <w:numPr>
                <w:ilvl w:val="0"/>
                <w:numId w:val="4"/>
              </w:numPr>
              <w:adjustRightInd/>
              <w:spacing w:line="360" w:lineRule="exact"/>
              <w:textAlignment w:val="auto"/>
              <w:rPr>
                <w:sz w:val="18"/>
                <w:szCs w:val="18"/>
              </w:rPr>
            </w:pPr>
            <w:r>
              <w:rPr>
                <w:sz w:val="18"/>
                <w:szCs w:val="18"/>
              </w:rPr>
              <w:t>用户点击相册</w:t>
            </w:r>
            <w:r>
              <w:rPr>
                <w:rFonts w:hint="eastAsia"/>
                <w:sz w:val="18"/>
                <w:szCs w:val="18"/>
              </w:rPr>
              <w:t>阅览</w:t>
            </w:r>
            <w:r>
              <w:rPr>
                <w:sz w:val="18"/>
                <w:szCs w:val="18"/>
              </w:rPr>
              <w:t>按钮</w:t>
            </w:r>
          </w:p>
          <w:p w:rsidR="00EC0997" w:rsidRDefault="006117A3">
            <w:pPr>
              <w:numPr>
                <w:ilvl w:val="0"/>
                <w:numId w:val="4"/>
              </w:numPr>
              <w:adjustRightInd/>
              <w:spacing w:line="360" w:lineRule="exact"/>
              <w:textAlignment w:val="auto"/>
              <w:rPr>
                <w:sz w:val="18"/>
                <w:szCs w:val="18"/>
              </w:rPr>
            </w:pPr>
            <w:r>
              <w:rPr>
                <w:sz w:val="18"/>
                <w:szCs w:val="18"/>
              </w:rPr>
              <w:t>用户选择打开相册的格式</w:t>
            </w:r>
          </w:p>
          <w:p w:rsidR="00EC0997" w:rsidRDefault="006117A3">
            <w:pPr>
              <w:numPr>
                <w:ilvl w:val="0"/>
                <w:numId w:val="4"/>
              </w:numPr>
              <w:adjustRightInd/>
              <w:spacing w:line="360" w:lineRule="exact"/>
              <w:textAlignment w:val="auto"/>
              <w:rPr>
                <w:sz w:val="18"/>
                <w:szCs w:val="18"/>
              </w:rPr>
            </w:pPr>
            <w:r>
              <w:rPr>
                <w:sz w:val="18"/>
                <w:szCs w:val="18"/>
              </w:rPr>
              <w:t>用户选择相册文件</w:t>
            </w:r>
          </w:p>
          <w:p w:rsidR="00EC0997" w:rsidRDefault="006117A3">
            <w:pPr>
              <w:numPr>
                <w:ilvl w:val="0"/>
                <w:numId w:val="4"/>
              </w:numPr>
              <w:adjustRightInd/>
              <w:spacing w:line="360" w:lineRule="exact"/>
              <w:textAlignment w:val="auto"/>
              <w:rPr>
                <w:sz w:val="18"/>
                <w:szCs w:val="18"/>
              </w:rPr>
            </w:pPr>
            <w:r>
              <w:rPr>
                <w:sz w:val="18"/>
                <w:szCs w:val="18"/>
              </w:rPr>
              <w:t>用户点击确认按钮</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可选操作流程</w:t>
            </w:r>
          </w:p>
        </w:tc>
        <w:tc>
          <w:tcPr>
            <w:tcW w:w="7433" w:type="dxa"/>
          </w:tcPr>
          <w:p w:rsidR="00EC0997" w:rsidRDefault="006117A3">
            <w:pPr>
              <w:adjustRightInd/>
              <w:spacing w:line="360" w:lineRule="exact"/>
              <w:textAlignment w:val="auto"/>
              <w:rPr>
                <w:sz w:val="18"/>
                <w:szCs w:val="18"/>
              </w:rPr>
            </w:pPr>
            <w:r>
              <w:rPr>
                <w:sz w:val="18"/>
                <w:szCs w:val="18"/>
              </w:rPr>
              <w:t xml:space="preserve">4a. </w:t>
            </w:r>
            <w:r>
              <w:rPr>
                <w:rFonts w:hint="eastAsia"/>
                <w:sz w:val="18"/>
                <w:szCs w:val="18"/>
              </w:rPr>
              <w:t>本地</w:t>
            </w:r>
            <w:r>
              <w:rPr>
                <w:sz w:val="18"/>
                <w:szCs w:val="18"/>
              </w:rPr>
              <w:t>相册</w:t>
            </w:r>
            <w:r>
              <w:rPr>
                <w:rFonts w:hint="eastAsia"/>
                <w:sz w:val="18"/>
                <w:szCs w:val="18"/>
              </w:rPr>
              <w:t>文件</w:t>
            </w:r>
            <w:r>
              <w:rPr>
                <w:sz w:val="18"/>
                <w:szCs w:val="18"/>
              </w:rPr>
              <w:t>打开成功</w:t>
            </w:r>
          </w:p>
          <w:p w:rsidR="00EC0997" w:rsidRDefault="006117A3">
            <w:pPr>
              <w:adjustRightInd/>
              <w:spacing w:line="360" w:lineRule="exact"/>
              <w:textAlignment w:val="auto"/>
              <w:rPr>
                <w:sz w:val="18"/>
                <w:szCs w:val="18"/>
              </w:rPr>
            </w:pPr>
            <w:r>
              <w:rPr>
                <w:sz w:val="18"/>
                <w:szCs w:val="18"/>
              </w:rPr>
              <w:t xml:space="preserve">   4a.1 </w:t>
            </w:r>
            <w:r>
              <w:rPr>
                <w:sz w:val="18"/>
                <w:szCs w:val="18"/>
              </w:rPr>
              <w:t>跳转至相册阅览界面</w:t>
            </w:r>
          </w:p>
          <w:p w:rsidR="00EC0997" w:rsidRDefault="006117A3">
            <w:pPr>
              <w:adjustRightInd/>
              <w:spacing w:line="360" w:lineRule="exact"/>
              <w:textAlignment w:val="auto"/>
              <w:rPr>
                <w:sz w:val="18"/>
                <w:szCs w:val="18"/>
              </w:rPr>
            </w:pPr>
            <w:r>
              <w:rPr>
                <w:sz w:val="18"/>
                <w:szCs w:val="18"/>
              </w:rPr>
              <w:t xml:space="preserve">4b. </w:t>
            </w:r>
            <w:r>
              <w:rPr>
                <w:sz w:val="18"/>
                <w:szCs w:val="18"/>
              </w:rPr>
              <w:t>本地相册文件打开失败</w:t>
            </w:r>
          </w:p>
          <w:p w:rsidR="00EC0997" w:rsidRDefault="006117A3">
            <w:pPr>
              <w:adjustRightInd/>
              <w:spacing w:line="360" w:lineRule="exact"/>
              <w:textAlignment w:val="auto"/>
              <w:rPr>
                <w:sz w:val="18"/>
                <w:szCs w:val="18"/>
              </w:rPr>
            </w:pPr>
            <w:r>
              <w:rPr>
                <w:sz w:val="18"/>
                <w:szCs w:val="18"/>
              </w:rPr>
              <w:t xml:space="preserve">   4b.1 </w:t>
            </w:r>
            <w:r>
              <w:rPr>
                <w:sz w:val="18"/>
                <w:szCs w:val="18"/>
              </w:rPr>
              <w:t>提示相册打开失败</w:t>
            </w:r>
          </w:p>
          <w:p w:rsidR="00EC0997" w:rsidRDefault="006117A3">
            <w:pPr>
              <w:adjustRightInd/>
              <w:spacing w:line="360" w:lineRule="exact"/>
              <w:textAlignment w:val="auto"/>
              <w:rPr>
                <w:sz w:val="18"/>
                <w:szCs w:val="18"/>
              </w:rPr>
            </w:pPr>
            <w:r>
              <w:rPr>
                <w:sz w:val="18"/>
                <w:szCs w:val="18"/>
              </w:rPr>
              <w:t xml:space="preserve">   4b.1 </w:t>
            </w:r>
            <w:r>
              <w:rPr>
                <w:sz w:val="18"/>
                <w:szCs w:val="18"/>
              </w:rPr>
              <w:t>跳转至开始界面</w:t>
            </w:r>
          </w:p>
        </w:tc>
      </w:tr>
    </w:tbl>
    <w:p w:rsidR="00EC0997" w:rsidRDefault="00EC0997">
      <w:pPr>
        <w:rPr>
          <w:rFonts w:ascii="黑体" w:eastAsia="黑体" w:hAnsi="黑体" w:cs="黑体"/>
        </w:rPr>
      </w:pPr>
    </w:p>
    <w:p w:rsidR="00EC0997" w:rsidRDefault="00EC0997"/>
    <w:p w:rsidR="00EC0997" w:rsidRDefault="006117A3">
      <w:pPr>
        <w:pStyle w:val="3"/>
        <w:numPr>
          <w:ilvl w:val="2"/>
          <w:numId w:val="1"/>
        </w:numPr>
        <w:ind w:firstLineChars="0"/>
      </w:pPr>
      <w:r>
        <w:rPr>
          <w:rFonts w:hint="eastAsia"/>
        </w:rPr>
        <w:t xml:space="preserve"> </w:t>
      </w:r>
      <w:bookmarkStart w:id="99" w:name="_Toc19562"/>
      <w:r>
        <w:rPr>
          <w:rFonts w:hint="eastAsia"/>
        </w:rPr>
        <w:t>打开</w:t>
      </w:r>
      <w:r>
        <w:rPr>
          <w:rFonts w:hint="eastAsia"/>
        </w:rPr>
        <w:t>/</w:t>
      </w:r>
      <w:r>
        <w:rPr>
          <w:rFonts w:hint="eastAsia"/>
        </w:rPr>
        <w:t>添加图片用例分析</w:t>
      </w:r>
      <w:bookmarkEnd w:id="99"/>
      <w:r>
        <w:rPr>
          <w:rFonts w:hint="eastAsia"/>
        </w:rPr>
        <w:tab/>
      </w:r>
    </w:p>
    <w:p w:rsidR="00EC0997" w:rsidRDefault="006117A3">
      <w:pPr>
        <w:numPr>
          <w:ilvl w:val="0"/>
          <w:numId w:val="5"/>
        </w:numPr>
        <w:spacing w:line="360" w:lineRule="exact"/>
        <w:ind w:leftChars="200" w:left="420" w:firstLine="420"/>
        <w:rPr>
          <w:rFonts w:ascii="宋体" w:hAnsi="宋体" w:cs="宋体"/>
        </w:rPr>
      </w:pPr>
      <w:r>
        <w:rPr>
          <w:rFonts w:ascii="宋体" w:hAnsi="宋体"/>
        </w:rPr>
        <w:t xml:space="preserve"> 打开/添加图片用例图</w:t>
      </w:r>
    </w:p>
    <w:p w:rsidR="00EC0997" w:rsidRDefault="006117A3">
      <w:pPr>
        <w:ind w:leftChars="200" w:left="420"/>
        <w:jc w:val="center"/>
        <w:rPr>
          <w:rFonts w:ascii="宋体" w:hAnsi="宋体" w:cs="宋体"/>
        </w:rPr>
      </w:pPr>
      <w:r>
        <w:rPr>
          <w:rFonts w:ascii="宋体" w:hAnsi="宋体" w:cs="宋体" w:hint="eastAsia"/>
          <w:noProof/>
        </w:rPr>
        <w:drawing>
          <wp:inline distT="0" distB="0" distL="114300" distR="114300">
            <wp:extent cx="4762500" cy="1714500"/>
            <wp:effectExtent l="0" t="0" r="7620" b="7620"/>
            <wp:docPr id="26" name="图片 26" descr="打开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打开图片用例"/>
                    <pic:cNvPicPr>
                      <a:picLocks noChangeAspect="1"/>
                    </pic:cNvPicPr>
                  </pic:nvPicPr>
                  <pic:blipFill>
                    <a:blip r:embed="rId14"/>
                    <a:stretch>
                      <a:fillRect/>
                    </a:stretch>
                  </pic:blipFill>
                  <pic:spPr>
                    <a:xfrm>
                      <a:off x="0" y="0"/>
                      <a:ext cx="4762500" cy="1714500"/>
                    </a:xfrm>
                    <a:prstGeom prst="rect">
                      <a:avLst/>
                    </a:prstGeom>
                  </pic:spPr>
                </pic:pic>
              </a:graphicData>
            </a:graphic>
          </wp:inline>
        </w:drawing>
      </w:r>
    </w:p>
    <w:p w:rsidR="00EC0997" w:rsidRDefault="006117A3">
      <w:pPr>
        <w:spacing w:line="360" w:lineRule="exact"/>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3.4</w:t>
      </w:r>
      <w:r>
        <w:rPr>
          <w:rFonts w:ascii="宋体" w:hAnsi="宋体" w:cs="宋体" w:hint="eastAsia"/>
          <w:sz w:val="18"/>
          <w:szCs w:val="18"/>
        </w:rPr>
        <w:t xml:space="preserve"> 打开图片用例图</w:t>
      </w:r>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4762500" cy="1714500"/>
            <wp:effectExtent l="0" t="0" r="7620" b="7620"/>
            <wp:docPr id="27" name="图片 27" descr="添加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添加图片用例"/>
                    <pic:cNvPicPr>
                      <a:picLocks noChangeAspect="1"/>
                    </pic:cNvPicPr>
                  </pic:nvPicPr>
                  <pic:blipFill>
                    <a:blip r:embed="rId15"/>
                    <a:stretch>
                      <a:fillRect/>
                    </a:stretch>
                  </pic:blipFill>
                  <pic:spPr>
                    <a:xfrm>
                      <a:off x="0" y="0"/>
                      <a:ext cx="4762500" cy="1714500"/>
                    </a:xfrm>
                    <a:prstGeom prst="rect">
                      <a:avLst/>
                    </a:prstGeom>
                  </pic:spPr>
                </pic:pic>
              </a:graphicData>
            </a:graphic>
          </wp:inline>
        </w:drawing>
      </w:r>
    </w:p>
    <w:p w:rsidR="00EC0997" w:rsidRDefault="006117A3">
      <w:pPr>
        <w:spacing w:line="360" w:lineRule="exact"/>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3.5</w:t>
      </w:r>
      <w:r>
        <w:rPr>
          <w:rFonts w:ascii="宋体" w:hAnsi="宋体" w:cs="宋体" w:hint="eastAsia"/>
          <w:sz w:val="18"/>
          <w:szCs w:val="18"/>
        </w:rPr>
        <w:t xml:space="preserve"> </w:t>
      </w:r>
      <w:r>
        <w:rPr>
          <w:rFonts w:ascii="宋体" w:hAnsi="宋体" w:cs="宋体"/>
          <w:sz w:val="18"/>
          <w:szCs w:val="18"/>
        </w:rPr>
        <w:t>添加</w:t>
      </w:r>
      <w:r>
        <w:rPr>
          <w:rFonts w:ascii="宋体" w:hAnsi="宋体" w:cs="宋体" w:hint="eastAsia"/>
          <w:sz w:val="18"/>
          <w:szCs w:val="18"/>
        </w:rPr>
        <w:t>图片用例图</w:t>
      </w:r>
    </w:p>
    <w:p w:rsidR="00EC0997" w:rsidRDefault="00EC0997">
      <w:pPr>
        <w:spacing w:line="360" w:lineRule="exact"/>
        <w:rPr>
          <w:rFonts w:ascii="宋体" w:hAnsi="宋体" w:cs="宋体"/>
          <w:sz w:val="18"/>
          <w:szCs w:val="18"/>
        </w:rPr>
      </w:pPr>
    </w:p>
    <w:p w:rsidR="00EC0997" w:rsidRDefault="006117A3">
      <w:pPr>
        <w:numPr>
          <w:ilvl w:val="0"/>
          <w:numId w:val="5"/>
        </w:numPr>
        <w:spacing w:line="360" w:lineRule="exact"/>
        <w:ind w:leftChars="200" w:left="420" w:firstLine="420"/>
        <w:rPr>
          <w:rFonts w:ascii="宋体" w:hAnsi="宋体"/>
        </w:rPr>
      </w:pPr>
      <w:r>
        <w:rPr>
          <w:rFonts w:ascii="宋体" w:hAnsi="宋体"/>
        </w:rPr>
        <w:t>打开/添加</w:t>
      </w:r>
      <w:r>
        <w:rPr>
          <w:rFonts w:ascii="宋体" w:hAnsi="宋体" w:hint="eastAsia"/>
        </w:rPr>
        <w:t>图片</w:t>
      </w:r>
      <w:r>
        <w:rPr>
          <w:rFonts w:ascii="宋体" w:hAnsi="宋体"/>
        </w:rPr>
        <w:t>用例分析</w:t>
      </w:r>
    </w:p>
    <w:p w:rsidR="00EC0997" w:rsidRDefault="00EC0997">
      <w:pPr>
        <w:spacing w:line="360" w:lineRule="exact"/>
        <w:rPr>
          <w:rFonts w:ascii="宋体" w:hAnsi="宋体" w:cs="宋体"/>
          <w:sz w:val="18"/>
          <w:szCs w:val="18"/>
        </w:rPr>
      </w:pPr>
    </w:p>
    <w:p w:rsidR="00EC0997" w:rsidRDefault="006117A3">
      <w:pPr>
        <w:pStyle w:val="a5"/>
        <w:rPr>
          <w:rFonts w:ascii="宋体" w:hAnsi="宋体" w:cs="宋体"/>
        </w:rPr>
      </w:pPr>
      <w:r>
        <w:rPr>
          <w:rFonts w:ascii="宋体" w:hAnsi="宋体" w:cs="宋体" w:hint="eastAsia"/>
        </w:rPr>
        <w:t>表3.</w:t>
      </w:r>
      <w:r>
        <w:rPr>
          <w:rFonts w:ascii="宋体" w:hAnsi="宋体" w:cs="宋体"/>
        </w:rPr>
        <w:t>2</w:t>
      </w:r>
      <w:r>
        <w:rPr>
          <w:rFonts w:ascii="宋体" w:hAnsi="宋体" w:cs="宋体" w:hint="eastAsia"/>
        </w:rPr>
        <w:t xml:space="preserve"> </w:t>
      </w:r>
      <w:r>
        <w:rPr>
          <w:rFonts w:ascii="宋体" w:hAnsi="宋体" w:cs="宋体"/>
        </w:rPr>
        <w:t>打开图片</w:t>
      </w:r>
      <w:r>
        <w:rPr>
          <w:rFonts w:ascii="宋体" w:hAnsi="宋体" w:cs="宋体" w:hint="eastAsia"/>
        </w:rPr>
        <w:t>用例分析</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1571"/>
        <w:gridCol w:w="7433"/>
      </w:tblGrid>
      <w:tr w:rsidR="00EC0997">
        <w:tc>
          <w:tcPr>
            <w:tcW w:w="1571"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用例名称</w:t>
            </w:r>
          </w:p>
        </w:tc>
        <w:tc>
          <w:tcPr>
            <w:tcW w:w="7433"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打开图片</w:t>
            </w:r>
          </w:p>
        </w:tc>
      </w:tr>
      <w:tr w:rsidR="00EC0997">
        <w:tc>
          <w:tcPr>
            <w:tcW w:w="1571" w:type="dxa"/>
            <w:tcBorders>
              <w:top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描述对象</w:t>
            </w:r>
          </w:p>
        </w:tc>
        <w:tc>
          <w:tcPr>
            <w:tcW w:w="7433" w:type="dxa"/>
            <w:tcBorders>
              <w:top w:val="single" w:sz="4" w:space="0" w:color="000000"/>
            </w:tcBorders>
          </w:tcPr>
          <w:p w:rsidR="00EC0997" w:rsidRDefault="006117A3">
            <w:pPr>
              <w:adjustRightInd/>
              <w:spacing w:line="360" w:lineRule="exact"/>
              <w:textAlignment w:val="auto"/>
              <w:rPr>
                <w:sz w:val="18"/>
                <w:szCs w:val="18"/>
              </w:rPr>
            </w:pPr>
            <w:r>
              <w:rPr>
                <w:sz w:val="18"/>
                <w:szCs w:val="18"/>
              </w:rPr>
              <w:t>用户打开本机已有图片</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标识符</w:t>
            </w:r>
          </w:p>
        </w:tc>
        <w:tc>
          <w:tcPr>
            <w:tcW w:w="7433" w:type="dxa"/>
          </w:tcPr>
          <w:p w:rsidR="00EC0997" w:rsidRDefault="006117A3">
            <w:pPr>
              <w:adjustRightInd/>
              <w:spacing w:line="360" w:lineRule="exact"/>
              <w:textAlignment w:val="auto"/>
              <w:rPr>
                <w:sz w:val="18"/>
                <w:szCs w:val="18"/>
              </w:rPr>
            </w:pPr>
            <w:r>
              <w:rPr>
                <w:sz w:val="18"/>
                <w:szCs w:val="18"/>
              </w:rPr>
              <w:t>UC-002</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说明</w:t>
            </w:r>
          </w:p>
        </w:tc>
        <w:tc>
          <w:tcPr>
            <w:tcW w:w="7433" w:type="dxa"/>
          </w:tcPr>
          <w:p w:rsidR="00EC0997" w:rsidRDefault="006117A3">
            <w:pPr>
              <w:adjustRightInd/>
              <w:spacing w:line="360" w:lineRule="exact"/>
              <w:textAlignment w:val="auto"/>
              <w:rPr>
                <w:sz w:val="18"/>
                <w:szCs w:val="18"/>
              </w:rPr>
            </w:pPr>
            <w:r>
              <w:rPr>
                <w:sz w:val="18"/>
                <w:szCs w:val="18"/>
              </w:rPr>
              <w:t>用例主要实现图片的选择与打开，打开图片包括两种打开方式：从文件夹打开、从图片打开。当用户选择从文件夹打开时，软件会将用户所选中的文件夹中的所有图片进行加载展示，当用户选择从图片打开时，软件会将用户所选则的所有图片文件加载展示。</w:t>
            </w:r>
            <w:r>
              <w:rPr>
                <w:rFonts w:hint="eastAsia"/>
                <w:sz w:val="18"/>
                <w:szCs w:val="18"/>
              </w:rPr>
              <w:t>若</w:t>
            </w:r>
            <w:r>
              <w:rPr>
                <w:sz w:val="18"/>
                <w:szCs w:val="18"/>
              </w:rPr>
              <w:t>当目前的软件中存在已经打开的图片文件时，若用户再次选择打开图片，则新打开的图片会将原图片进行覆盖，即进行了重新选择。</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参与者</w:t>
            </w:r>
          </w:p>
        </w:tc>
        <w:tc>
          <w:tcPr>
            <w:tcW w:w="7433" w:type="dxa"/>
          </w:tcPr>
          <w:p w:rsidR="00EC0997" w:rsidRDefault="006117A3">
            <w:pPr>
              <w:adjustRightInd/>
              <w:spacing w:line="360" w:lineRule="exact"/>
              <w:textAlignment w:val="auto"/>
              <w:rPr>
                <w:sz w:val="18"/>
                <w:szCs w:val="18"/>
              </w:rPr>
            </w:pPr>
            <w:r>
              <w:rPr>
                <w:sz w:val="18"/>
                <w:szCs w:val="18"/>
              </w:rPr>
              <w:t>用户</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频度</w:t>
            </w:r>
          </w:p>
        </w:tc>
        <w:tc>
          <w:tcPr>
            <w:tcW w:w="7433" w:type="dxa"/>
          </w:tcPr>
          <w:p w:rsidR="00EC0997" w:rsidRDefault="006117A3">
            <w:pPr>
              <w:adjustRightInd/>
              <w:spacing w:line="360" w:lineRule="exact"/>
              <w:textAlignment w:val="auto"/>
              <w:rPr>
                <w:sz w:val="18"/>
                <w:szCs w:val="18"/>
              </w:rPr>
            </w:pPr>
            <w:r>
              <w:rPr>
                <w:sz w:val="18"/>
                <w:szCs w:val="18"/>
              </w:rPr>
              <w:t>视用户需要</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前置条件</w:t>
            </w:r>
          </w:p>
        </w:tc>
        <w:tc>
          <w:tcPr>
            <w:tcW w:w="7433" w:type="dxa"/>
          </w:tcPr>
          <w:p w:rsidR="00EC0997" w:rsidRDefault="006117A3">
            <w:pPr>
              <w:adjustRightInd/>
              <w:spacing w:line="360" w:lineRule="exact"/>
              <w:textAlignment w:val="auto"/>
              <w:rPr>
                <w:sz w:val="18"/>
                <w:szCs w:val="18"/>
              </w:rPr>
            </w:pPr>
            <w:r>
              <w:rPr>
                <w:sz w:val="18"/>
                <w:szCs w:val="18"/>
              </w:rPr>
              <w:t>用户选择文件夹／图片文件</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后置条件</w:t>
            </w:r>
          </w:p>
        </w:tc>
        <w:tc>
          <w:tcPr>
            <w:tcW w:w="7433" w:type="dxa"/>
          </w:tcPr>
          <w:p w:rsidR="00EC0997" w:rsidRDefault="006117A3">
            <w:pPr>
              <w:adjustRightInd/>
              <w:spacing w:line="360" w:lineRule="exact"/>
              <w:textAlignment w:val="auto"/>
              <w:rPr>
                <w:sz w:val="18"/>
                <w:szCs w:val="18"/>
              </w:rPr>
            </w:pPr>
            <w:r>
              <w:rPr>
                <w:sz w:val="18"/>
                <w:szCs w:val="18"/>
              </w:rPr>
              <w:t>图片打开成功</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lastRenderedPageBreak/>
              <w:t>扩展用例</w:t>
            </w:r>
          </w:p>
        </w:tc>
        <w:tc>
          <w:tcPr>
            <w:tcW w:w="7433" w:type="dxa"/>
          </w:tcPr>
          <w:p w:rsidR="00EC0997" w:rsidRDefault="006117A3">
            <w:pPr>
              <w:adjustRightInd/>
              <w:spacing w:line="360" w:lineRule="exact"/>
              <w:textAlignment w:val="auto"/>
              <w:rPr>
                <w:sz w:val="18"/>
                <w:szCs w:val="18"/>
              </w:rPr>
            </w:pPr>
            <w:r>
              <w:rPr>
                <w:sz w:val="18"/>
                <w:szCs w:val="18"/>
              </w:rPr>
              <w:t>无</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包含用例</w:t>
            </w:r>
          </w:p>
        </w:tc>
        <w:tc>
          <w:tcPr>
            <w:tcW w:w="7433" w:type="dxa"/>
          </w:tcPr>
          <w:p w:rsidR="00EC0997" w:rsidRDefault="006117A3">
            <w:pPr>
              <w:adjustRightInd/>
              <w:spacing w:line="360" w:lineRule="exact"/>
              <w:textAlignment w:val="auto"/>
              <w:rPr>
                <w:sz w:val="18"/>
                <w:szCs w:val="18"/>
              </w:rPr>
            </w:pPr>
            <w:r>
              <w:rPr>
                <w:sz w:val="18"/>
                <w:szCs w:val="18"/>
              </w:rPr>
              <w:t xml:space="preserve">1. </w:t>
            </w:r>
            <w:r>
              <w:rPr>
                <w:sz w:val="18"/>
                <w:szCs w:val="18"/>
              </w:rPr>
              <w:t>从文件夹打开</w:t>
            </w:r>
          </w:p>
          <w:p w:rsidR="00EC0997" w:rsidRDefault="006117A3">
            <w:pPr>
              <w:adjustRightInd/>
              <w:spacing w:line="360" w:lineRule="exact"/>
              <w:textAlignment w:val="auto"/>
              <w:rPr>
                <w:sz w:val="18"/>
                <w:szCs w:val="18"/>
              </w:rPr>
            </w:pPr>
            <w:r>
              <w:rPr>
                <w:sz w:val="18"/>
                <w:szCs w:val="18"/>
              </w:rPr>
              <w:t xml:space="preserve">2. </w:t>
            </w:r>
            <w:r>
              <w:rPr>
                <w:sz w:val="18"/>
                <w:szCs w:val="18"/>
              </w:rPr>
              <w:t>从图片打开</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基本操作流程</w:t>
            </w:r>
          </w:p>
        </w:tc>
        <w:tc>
          <w:tcPr>
            <w:tcW w:w="7433" w:type="dxa"/>
          </w:tcPr>
          <w:p w:rsidR="00EC0997" w:rsidRDefault="006117A3">
            <w:pPr>
              <w:adjustRightInd/>
              <w:spacing w:line="360" w:lineRule="exact"/>
              <w:textAlignment w:val="auto"/>
              <w:rPr>
                <w:sz w:val="18"/>
                <w:szCs w:val="18"/>
              </w:rPr>
            </w:pPr>
            <w:r>
              <w:rPr>
                <w:sz w:val="18"/>
                <w:szCs w:val="18"/>
              </w:rPr>
              <w:t xml:space="preserve">1. </w:t>
            </w:r>
            <w:r>
              <w:rPr>
                <w:sz w:val="18"/>
                <w:szCs w:val="18"/>
              </w:rPr>
              <w:t>用户点击打开按钮</w:t>
            </w:r>
          </w:p>
          <w:p w:rsidR="00EC0997" w:rsidRDefault="006117A3">
            <w:pPr>
              <w:adjustRightInd/>
              <w:spacing w:line="360" w:lineRule="exact"/>
              <w:textAlignment w:val="auto"/>
              <w:rPr>
                <w:sz w:val="18"/>
                <w:szCs w:val="18"/>
              </w:rPr>
            </w:pPr>
            <w:r>
              <w:rPr>
                <w:sz w:val="18"/>
                <w:szCs w:val="18"/>
              </w:rPr>
              <w:t xml:space="preserve">2. </w:t>
            </w:r>
            <w:r>
              <w:rPr>
                <w:sz w:val="18"/>
                <w:szCs w:val="18"/>
              </w:rPr>
              <w:t>用户选择打开图片的方式：从文件夹打开／从图片打开</w:t>
            </w:r>
          </w:p>
          <w:p w:rsidR="00EC0997" w:rsidRDefault="006117A3">
            <w:pPr>
              <w:adjustRightInd/>
              <w:spacing w:line="360" w:lineRule="exact"/>
              <w:textAlignment w:val="auto"/>
              <w:rPr>
                <w:sz w:val="18"/>
                <w:szCs w:val="18"/>
              </w:rPr>
            </w:pPr>
            <w:r>
              <w:rPr>
                <w:sz w:val="18"/>
                <w:szCs w:val="18"/>
              </w:rPr>
              <w:t xml:space="preserve">3. </w:t>
            </w:r>
            <w:r>
              <w:rPr>
                <w:sz w:val="18"/>
                <w:szCs w:val="18"/>
              </w:rPr>
              <w:t>用户选择文件夹／图片文件</w:t>
            </w:r>
          </w:p>
          <w:p w:rsidR="00EC0997" w:rsidRDefault="006117A3">
            <w:pPr>
              <w:adjustRightInd/>
              <w:spacing w:line="360" w:lineRule="exact"/>
              <w:textAlignment w:val="auto"/>
              <w:rPr>
                <w:sz w:val="18"/>
                <w:szCs w:val="18"/>
              </w:rPr>
            </w:pPr>
            <w:r>
              <w:rPr>
                <w:sz w:val="18"/>
                <w:szCs w:val="18"/>
              </w:rPr>
              <w:t xml:space="preserve">4. </w:t>
            </w:r>
            <w:r>
              <w:rPr>
                <w:sz w:val="18"/>
                <w:szCs w:val="18"/>
              </w:rPr>
              <w:t>用户点击确认按钮</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可选操作流程</w:t>
            </w:r>
          </w:p>
        </w:tc>
        <w:tc>
          <w:tcPr>
            <w:tcW w:w="7433" w:type="dxa"/>
          </w:tcPr>
          <w:p w:rsidR="00EC0997" w:rsidRDefault="006117A3">
            <w:pPr>
              <w:adjustRightInd/>
              <w:spacing w:line="360" w:lineRule="exact"/>
              <w:textAlignment w:val="auto"/>
              <w:rPr>
                <w:sz w:val="18"/>
                <w:szCs w:val="18"/>
              </w:rPr>
            </w:pPr>
            <w:r>
              <w:rPr>
                <w:sz w:val="18"/>
                <w:szCs w:val="18"/>
              </w:rPr>
              <w:t xml:space="preserve">4a. </w:t>
            </w:r>
            <w:r>
              <w:rPr>
                <w:sz w:val="18"/>
                <w:szCs w:val="18"/>
              </w:rPr>
              <w:t>图片打开成功</w:t>
            </w:r>
          </w:p>
          <w:p w:rsidR="00EC0997" w:rsidRDefault="006117A3">
            <w:pPr>
              <w:adjustRightInd/>
              <w:spacing w:line="360" w:lineRule="exact"/>
              <w:textAlignment w:val="auto"/>
              <w:rPr>
                <w:sz w:val="18"/>
                <w:szCs w:val="18"/>
              </w:rPr>
            </w:pPr>
            <w:r>
              <w:rPr>
                <w:sz w:val="18"/>
                <w:szCs w:val="18"/>
              </w:rPr>
              <w:t xml:space="preserve">   4a.1 </w:t>
            </w:r>
            <w:r>
              <w:rPr>
                <w:sz w:val="18"/>
                <w:szCs w:val="18"/>
              </w:rPr>
              <w:t>图片展示在相册排版界面</w:t>
            </w:r>
          </w:p>
          <w:p w:rsidR="00EC0997" w:rsidRDefault="006117A3">
            <w:pPr>
              <w:adjustRightInd/>
              <w:spacing w:line="360" w:lineRule="exact"/>
              <w:textAlignment w:val="auto"/>
              <w:rPr>
                <w:sz w:val="18"/>
                <w:szCs w:val="18"/>
              </w:rPr>
            </w:pPr>
            <w:r>
              <w:rPr>
                <w:sz w:val="18"/>
                <w:szCs w:val="18"/>
              </w:rPr>
              <w:t xml:space="preserve">4b. </w:t>
            </w:r>
            <w:r>
              <w:rPr>
                <w:sz w:val="18"/>
                <w:szCs w:val="18"/>
              </w:rPr>
              <w:t>相册打开失败</w:t>
            </w:r>
          </w:p>
          <w:p w:rsidR="00EC0997" w:rsidRDefault="006117A3">
            <w:pPr>
              <w:adjustRightInd/>
              <w:spacing w:line="360" w:lineRule="exact"/>
              <w:textAlignment w:val="auto"/>
              <w:rPr>
                <w:sz w:val="18"/>
                <w:szCs w:val="18"/>
              </w:rPr>
            </w:pPr>
            <w:r>
              <w:rPr>
                <w:sz w:val="18"/>
                <w:szCs w:val="18"/>
              </w:rPr>
              <w:t xml:space="preserve">   4b.1 </w:t>
            </w:r>
            <w:r>
              <w:rPr>
                <w:sz w:val="18"/>
                <w:szCs w:val="18"/>
              </w:rPr>
              <w:t>提示图片打开失败</w:t>
            </w:r>
          </w:p>
        </w:tc>
      </w:tr>
    </w:tbl>
    <w:p w:rsidR="00EC0997" w:rsidRDefault="00EC0997"/>
    <w:p w:rsidR="00EC0997" w:rsidRDefault="00EC0997">
      <w:pPr>
        <w:spacing w:line="360" w:lineRule="exact"/>
        <w:rPr>
          <w:rFonts w:ascii="宋体" w:hAnsi="宋体" w:cs="宋体"/>
          <w:sz w:val="18"/>
          <w:szCs w:val="18"/>
        </w:rPr>
      </w:pPr>
    </w:p>
    <w:p w:rsidR="00EC0997" w:rsidRDefault="006117A3">
      <w:pPr>
        <w:pStyle w:val="a5"/>
        <w:rPr>
          <w:rFonts w:ascii="宋体" w:hAnsi="宋体" w:cs="宋体"/>
        </w:rPr>
      </w:pPr>
      <w:r>
        <w:rPr>
          <w:rFonts w:ascii="宋体" w:hAnsi="宋体" w:cs="宋体" w:hint="eastAsia"/>
        </w:rPr>
        <w:t>表3.</w:t>
      </w:r>
      <w:r>
        <w:rPr>
          <w:rFonts w:ascii="宋体" w:hAnsi="宋体" w:cs="宋体"/>
        </w:rPr>
        <w:t>3</w:t>
      </w:r>
      <w:r>
        <w:rPr>
          <w:rFonts w:ascii="宋体" w:hAnsi="宋体" w:cs="宋体" w:hint="eastAsia"/>
        </w:rPr>
        <w:t xml:space="preserve"> </w:t>
      </w:r>
      <w:r>
        <w:rPr>
          <w:rFonts w:ascii="宋体" w:hAnsi="宋体" w:cs="宋体"/>
        </w:rPr>
        <w:t>添加图片</w:t>
      </w:r>
      <w:r>
        <w:rPr>
          <w:rFonts w:ascii="宋体" w:hAnsi="宋体" w:cs="宋体" w:hint="eastAsia"/>
        </w:rPr>
        <w:t>用例分析</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1571"/>
        <w:gridCol w:w="7433"/>
      </w:tblGrid>
      <w:tr w:rsidR="00EC0997">
        <w:tc>
          <w:tcPr>
            <w:tcW w:w="1571"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用例名称</w:t>
            </w:r>
          </w:p>
        </w:tc>
        <w:tc>
          <w:tcPr>
            <w:tcW w:w="7433"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添加图片</w:t>
            </w:r>
          </w:p>
        </w:tc>
      </w:tr>
      <w:tr w:rsidR="00EC0997">
        <w:tc>
          <w:tcPr>
            <w:tcW w:w="1571" w:type="dxa"/>
            <w:tcBorders>
              <w:top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描述对象</w:t>
            </w:r>
          </w:p>
        </w:tc>
        <w:tc>
          <w:tcPr>
            <w:tcW w:w="7433" w:type="dxa"/>
            <w:tcBorders>
              <w:top w:val="single" w:sz="4" w:space="0" w:color="000000"/>
            </w:tcBorders>
          </w:tcPr>
          <w:p w:rsidR="00EC0997" w:rsidRDefault="006117A3">
            <w:pPr>
              <w:adjustRightInd/>
              <w:spacing w:line="360" w:lineRule="exact"/>
              <w:textAlignment w:val="auto"/>
              <w:rPr>
                <w:sz w:val="18"/>
                <w:szCs w:val="18"/>
              </w:rPr>
            </w:pPr>
            <w:r>
              <w:rPr>
                <w:sz w:val="18"/>
                <w:szCs w:val="18"/>
              </w:rPr>
              <w:t>用户向当前排版的相册中添加本机已有图片</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标识符</w:t>
            </w:r>
          </w:p>
        </w:tc>
        <w:tc>
          <w:tcPr>
            <w:tcW w:w="7433" w:type="dxa"/>
          </w:tcPr>
          <w:p w:rsidR="00EC0997" w:rsidRDefault="006117A3">
            <w:pPr>
              <w:adjustRightInd/>
              <w:spacing w:line="360" w:lineRule="exact"/>
              <w:textAlignment w:val="auto"/>
              <w:rPr>
                <w:sz w:val="18"/>
                <w:szCs w:val="18"/>
              </w:rPr>
            </w:pPr>
            <w:r>
              <w:rPr>
                <w:sz w:val="18"/>
                <w:szCs w:val="18"/>
              </w:rPr>
              <w:t>UC-003</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说明</w:t>
            </w:r>
          </w:p>
        </w:tc>
        <w:tc>
          <w:tcPr>
            <w:tcW w:w="7433" w:type="dxa"/>
          </w:tcPr>
          <w:p w:rsidR="00EC0997" w:rsidRDefault="006117A3">
            <w:pPr>
              <w:adjustRightInd/>
              <w:spacing w:line="360" w:lineRule="exact"/>
              <w:textAlignment w:val="auto"/>
              <w:rPr>
                <w:sz w:val="18"/>
                <w:szCs w:val="18"/>
              </w:rPr>
            </w:pPr>
            <w:r>
              <w:rPr>
                <w:sz w:val="18"/>
                <w:szCs w:val="18"/>
              </w:rPr>
              <w:t>用例主要实现图片的添加，包括从文件夹打开、从图片打开两种打开方式。</w:t>
            </w:r>
            <w:r>
              <w:rPr>
                <w:rFonts w:hint="eastAsia"/>
                <w:sz w:val="18"/>
                <w:szCs w:val="18"/>
              </w:rPr>
              <w:t>在</w:t>
            </w:r>
            <w:r>
              <w:rPr>
                <w:sz w:val="18"/>
                <w:szCs w:val="18"/>
              </w:rPr>
              <w:t>目前软件中存在已经打开的图片文件时，若用户选择添加图片，则添加的图片会添加在当前已加载图片的后面，不会对原图片进行覆盖。</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参与者</w:t>
            </w:r>
          </w:p>
        </w:tc>
        <w:tc>
          <w:tcPr>
            <w:tcW w:w="7433" w:type="dxa"/>
          </w:tcPr>
          <w:p w:rsidR="00EC0997" w:rsidRDefault="006117A3">
            <w:pPr>
              <w:adjustRightInd/>
              <w:spacing w:line="360" w:lineRule="exact"/>
              <w:textAlignment w:val="auto"/>
              <w:rPr>
                <w:sz w:val="18"/>
                <w:szCs w:val="18"/>
              </w:rPr>
            </w:pPr>
            <w:r>
              <w:rPr>
                <w:sz w:val="18"/>
                <w:szCs w:val="18"/>
              </w:rPr>
              <w:t>用户</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频度</w:t>
            </w:r>
          </w:p>
        </w:tc>
        <w:tc>
          <w:tcPr>
            <w:tcW w:w="7433" w:type="dxa"/>
          </w:tcPr>
          <w:p w:rsidR="00EC0997" w:rsidRDefault="006117A3">
            <w:pPr>
              <w:adjustRightInd/>
              <w:spacing w:line="360" w:lineRule="exact"/>
              <w:textAlignment w:val="auto"/>
              <w:rPr>
                <w:sz w:val="18"/>
                <w:szCs w:val="18"/>
              </w:rPr>
            </w:pPr>
            <w:r>
              <w:rPr>
                <w:sz w:val="18"/>
                <w:szCs w:val="18"/>
              </w:rPr>
              <w:t>视用户需要</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前置条件</w:t>
            </w:r>
          </w:p>
        </w:tc>
        <w:tc>
          <w:tcPr>
            <w:tcW w:w="7433" w:type="dxa"/>
          </w:tcPr>
          <w:p w:rsidR="00EC0997" w:rsidRDefault="006117A3">
            <w:pPr>
              <w:adjustRightInd/>
              <w:spacing w:line="360" w:lineRule="exact"/>
              <w:textAlignment w:val="auto"/>
              <w:rPr>
                <w:sz w:val="18"/>
                <w:szCs w:val="18"/>
              </w:rPr>
            </w:pPr>
            <w:r>
              <w:rPr>
                <w:sz w:val="18"/>
                <w:szCs w:val="18"/>
              </w:rPr>
              <w:t>用户选择文件夹／图片文件</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后置条件</w:t>
            </w:r>
          </w:p>
        </w:tc>
        <w:tc>
          <w:tcPr>
            <w:tcW w:w="7433" w:type="dxa"/>
          </w:tcPr>
          <w:p w:rsidR="00EC0997" w:rsidRDefault="006117A3">
            <w:pPr>
              <w:adjustRightInd/>
              <w:spacing w:line="360" w:lineRule="exact"/>
              <w:textAlignment w:val="auto"/>
              <w:rPr>
                <w:sz w:val="18"/>
                <w:szCs w:val="18"/>
              </w:rPr>
            </w:pPr>
            <w:r>
              <w:rPr>
                <w:sz w:val="18"/>
                <w:szCs w:val="18"/>
              </w:rPr>
              <w:t>图片打开成功</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扩展用例</w:t>
            </w:r>
          </w:p>
        </w:tc>
        <w:tc>
          <w:tcPr>
            <w:tcW w:w="7433" w:type="dxa"/>
          </w:tcPr>
          <w:p w:rsidR="00EC0997" w:rsidRDefault="006117A3">
            <w:pPr>
              <w:adjustRightInd/>
              <w:spacing w:line="360" w:lineRule="exact"/>
              <w:textAlignment w:val="auto"/>
              <w:rPr>
                <w:sz w:val="18"/>
                <w:szCs w:val="18"/>
              </w:rPr>
            </w:pPr>
            <w:r>
              <w:rPr>
                <w:sz w:val="18"/>
                <w:szCs w:val="18"/>
              </w:rPr>
              <w:t>无</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包含用例</w:t>
            </w:r>
          </w:p>
        </w:tc>
        <w:tc>
          <w:tcPr>
            <w:tcW w:w="7433" w:type="dxa"/>
          </w:tcPr>
          <w:p w:rsidR="00EC0997" w:rsidRDefault="006117A3">
            <w:pPr>
              <w:adjustRightInd/>
              <w:spacing w:line="360" w:lineRule="exact"/>
              <w:textAlignment w:val="auto"/>
              <w:rPr>
                <w:sz w:val="18"/>
                <w:szCs w:val="18"/>
              </w:rPr>
            </w:pPr>
            <w:r>
              <w:rPr>
                <w:sz w:val="18"/>
                <w:szCs w:val="18"/>
              </w:rPr>
              <w:t xml:space="preserve">1. </w:t>
            </w:r>
            <w:r>
              <w:rPr>
                <w:sz w:val="18"/>
                <w:szCs w:val="18"/>
              </w:rPr>
              <w:t>从文件夹打开</w:t>
            </w:r>
          </w:p>
          <w:p w:rsidR="00EC0997" w:rsidRDefault="006117A3">
            <w:pPr>
              <w:adjustRightInd/>
              <w:spacing w:line="360" w:lineRule="exact"/>
              <w:textAlignment w:val="auto"/>
              <w:rPr>
                <w:sz w:val="18"/>
                <w:szCs w:val="18"/>
              </w:rPr>
            </w:pPr>
            <w:r>
              <w:rPr>
                <w:sz w:val="18"/>
                <w:szCs w:val="18"/>
              </w:rPr>
              <w:t xml:space="preserve">2. </w:t>
            </w:r>
            <w:r>
              <w:rPr>
                <w:sz w:val="18"/>
                <w:szCs w:val="18"/>
              </w:rPr>
              <w:t>从图片打开</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基本操作流程</w:t>
            </w:r>
          </w:p>
        </w:tc>
        <w:tc>
          <w:tcPr>
            <w:tcW w:w="7433" w:type="dxa"/>
          </w:tcPr>
          <w:p w:rsidR="00EC0997" w:rsidRDefault="006117A3">
            <w:pPr>
              <w:adjustRightInd/>
              <w:spacing w:line="360" w:lineRule="exact"/>
              <w:textAlignment w:val="auto"/>
              <w:rPr>
                <w:sz w:val="18"/>
                <w:szCs w:val="18"/>
              </w:rPr>
            </w:pPr>
            <w:r>
              <w:rPr>
                <w:sz w:val="18"/>
                <w:szCs w:val="18"/>
              </w:rPr>
              <w:t xml:space="preserve">1. </w:t>
            </w:r>
            <w:r>
              <w:rPr>
                <w:sz w:val="18"/>
                <w:szCs w:val="18"/>
              </w:rPr>
              <w:t>用户点击添加按钮</w:t>
            </w:r>
          </w:p>
          <w:p w:rsidR="00EC0997" w:rsidRDefault="006117A3">
            <w:pPr>
              <w:adjustRightInd/>
              <w:spacing w:line="360" w:lineRule="exact"/>
              <w:textAlignment w:val="auto"/>
              <w:rPr>
                <w:sz w:val="18"/>
                <w:szCs w:val="18"/>
              </w:rPr>
            </w:pPr>
            <w:r>
              <w:rPr>
                <w:sz w:val="18"/>
                <w:szCs w:val="18"/>
              </w:rPr>
              <w:t xml:space="preserve">2. </w:t>
            </w:r>
            <w:r>
              <w:rPr>
                <w:sz w:val="18"/>
                <w:szCs w:val="18"/>
              </w:rPr>
              <w:t>用户选择添加图片的方式：从文件夹打开／从图片打开</w:t>
            </w:r>
          </w:p>
          <w:p w:rsidR="00EC0997" w:rsidRDefault="006117A3">
            <w:pPr>
              <w:adjustRightInd/>
              <w:spacing w:line="360" w:lineRule="exact"/>
              <w:textAlignment w:val="auto"/>
              <w:rPr>
                <w:sz w:val="18"/>
                <w:szCs w:val="18"/>
              </w:rPr>
            </w:pPr>
            <w:r>
              <w:rPr>
                <w:sz w:val="18"/>
                <w:szCs w:val="18"/>
              </w:rPr>
              <w:t xml:space="preserve">3. </w:t>
            </w:r>
            <w:r>
              <w:rPr>
                <w:sz w:val="18"/>
                <w:szCs w:val="18"/>
              </w:rPr>
              <w:t>用户选择文件夹／图片文件</w:t>
            </w:r>
          </w:p>
          <w:p w:rsidR="00EC0997" w:rsidRDefault="006117A3">
            <w:pPr>
              <w:adjustRightInd/>
              <w:spacing w:line="360" w:lineRule="exact"/>
              <w:textAlignment w:val="auto"/>
              <w:rPr>
                <w:sz w:val="18"/>
                <w:szCs w:val="18"/>
              </w:rPr>
            </w:pPr>
            <w:r>
              <w:rPr>
                <w:sz w:val="18"/>
                <w:szCs w:val="18"/>
              </w:rPr>
              <w:t xml:space="preserve">4. </w:t>
            </w:r>
            <w:r>
              <w:rPr>
                <w:sz w:val="18"/>
                <w:szCs w:val="18"/>
              </w:rPr>
              <w:t>用户点击确认按钮</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可选操作流程</w:t>
            </w:r>
          </w:p>
        </w:tc>
        <w:tc>
          <w:tcPr>
            <w:tcW w:w="7433" w:type="dxa"/>
          </w:tcPr>
          <w:p w:rsidR="00EC0997" w:rsidRDefault="006117A3">
            <w:pPr>
              <w:adjustRightInd/>
              <w:spacing w:line="360" w:lineRule="exact"/>
              <w:textAlignment w:val="auto"/>
              <w:rPr>
                <w:sz w:val="18"/>
                <w:szCs w:val="18"/>
              </w:rPr>
            </w:pPr>
            <w:r>
              <w:rPr>
                <w:sz w:val="18"/>
                <w:szCs w:val="18"/>
              </w:rPr>
              <w:t xml:space="preserve">4a. </w:t>
            </w:r>
            <w:r>
              <w:rPr>
                <w:sz w:val="18"/>
                <w:szCs w:val="18"/>
              </w:rPr>
              <w:t>图片添加成功</w:t>
            </w:r>
          </w:p>
          <w:p w:rsidR="00EC0997" w:rsidRDefault="006117A3">
            <w:pPr>
              <w:adjustRightInd/>
              <w:spacing w:line="360" w:lineRule="exact"/>
              <w:textAlignment w:val="auto"/>
              <w:rPr>
                <w:sz w:val="18"/>
                <w:szCs w:val="18"/>
              </w:rPr>
            </w:pPr>
            <w:r>
              <w:rPr>
                <w:sz w:val="18"/>
                <w:szCs w:val="18"/>
              </w:rPr>
              <w:t xml:space="preserve">   4a.1 </w:t>
            </w:r>
            <w:r>
              <w:rPr>
                <w:sz w:val="18"/>
                <w:szCs w:val="18"/>
              </w:rPr>
              <w:t>图片添加在已有图片的后面</w:t>
            </w:r>
          </w:p>
          <w:p w:rsidR="00EC0997" w:rsidRDefault="006117A3">
            <w:pPr>
              <w:adjustRightInd/>
              <w:spacing w:line="360" w:lineRule="exact"/>
              <w:textAlignment w:val="auto"/>
              <w:rPr>
                <w:sz w:val="18"/>
                <w:szCs w:val="18"/>
              </w:rPr>
            </w:pPr>
            <w:r>
              <w:rPr>
                <w:sz w:val="18"/>
                <w:szCs w:val="18"/>
              </w:rPr>
              <w:t xml:space="preserve">4b. </w:t>
            </w:r>
            <w:r>
              <w:rPr>
                <w:sz w:val="18"/>
                <w:szCs w:val="18"/>
              </w:rPr>
              <w:t>相册添加失败</w:t>
            </w:r>
          </w:p>
          <w:p w:rsidR="00EC0997" w:rsidRDefault="006117A3">
            <w:pPr>
              <w:adjustRightInd/>
              <w:spacing w:line="360" w:lineRule="exact"/>
              <w:textAlignment w:val="auto"/>
              <w:rPr>
                <w:sz w:val="18"/>
                <w:szCs w:val="18"/>
              </w:rPr>
            </w:pPr>
            <w:r>
              <w:rPr>
                <w:sz w:val="18"/>
                <w:szCs w:val="18"/>
              </w:rPr>
              <w:t xml:space="preserve">   4b.1 </w:t>
            </w:r>
            <w:r>
              <w:rPr>
                <w:sz w:val="18"/>
                <w:szCs w:val="18"/>
              </w:rPr>
              <w:t>提示图片添加失败</w:t>
            </w:r>
          </w:p>
        </w:tc>
      </w:tr>
    </w:tbl>
    <w:p w:rsidR="00EC0997" w:rsidRDefault="00EC0997"/>
    <w:p w:rsidR="00EC0997" w:rsidRDefault="006117A3">
      <w:pPr>
        <w:pStyle w:val="3"/>
        <w:numPr>
          <w:ilvl w:val="2"/>
          <w:numId w:val="1"/>
        </w:numPr>
        <w:ind w:firstLineChars="0"/>
      </w:pPr>
      <w:r>
        <w:rPr>
          <w:rFonts w:hint="eastAsia"/>
        </w:rPr>
        <w:lastRenderedPageBreak/>
        <w:t xml:space="preserve"> </w:t>
      </w:r>
      <w:bookmarkStart w:id="100" w:name="_Toc30309"/>
      <w:r>
        <w:rPr>
          <w:rFonts w:hint="eastAsia"/>
        </w:rPr>
        <w:t>照片夹用例分析</w:t>
      </w:r>
      <w:bookmarkEnd w:id="100"/>
    </w:p>
    <w:p w:rsidR="00EC0997" w:rsidRDefault="006117A3">
      <w:pPr>
        <w:numPr>
          <w:ilvl w:val="0"/>
          <w:numId w:val="6"/>
        </w:numPr>
        <w:spacing w:line="360" w:lineRule="exact"/>
        <w:ind w:leftChars="200" w:left="420" w:firstLine="420"/>
        <w:rPr>
          <w:rFonts w:ascii="宋体" w:hAnsi="宋体"/>
        </w:rPr>
      </w:pPr>
      <w:r>
        <w:rPr>
          <w:rFonts w:ascii="宋体" w:hAnsi="宋体"/>
        </w:rPr>
        <w:t>照片夹用例图</w:t>
      </w:r>
    </w:p>
    <w:p w:rsidR="00EC0997" w:rsidRDefault="006117A3">
      <w:pPr>
        <w:ind w:leftChars="200" w:left="420"/>
        <w:jc w:val="center"/>
        <w:rPr>
          <w:rFonts w:ascii="宋体" w:hAnsi="宋体"/>
        </w:rPr>
      </w:pPr>
      <w:r>
        <w:rPr>
          <w:rFonts w:ascii="宋体" w:hAnsi="宋体" w:hint="eastAsia"/>
          <w:noProof/>
        </w:rPr>
        <w:drawing>
          <wp:inline distT="0" distB="0" distL="114300" distR="114300">
            <wp:extent cx="4762500" cy="2171700"/>
            <wp:effectExtent l="0" t="0" r="7620" b="7620"/>
            <wp:docPr id="32" name="图片 32" descr="照片夹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照片夹用例"/>
                    <pic:cNvPicPr>
                      <a:picLocks noChangeAspect="1"/>
                    </pic:cNvPicPr>
                  </pic:nvPicPr>
                  <pic:blipFill>
                    <a:blip r:embed="rId16"/>
                    <a:stretch>
                      <a:fillRect/>
                    </a:stretch>
                  </pic:blipFill>
                  <pic:spPr>
                    <a:xfrm>
                      <a:off x="0" y="0"/>
                      <a:ext cx="4762500" cy="2171700"/>
                    </a:xfrm>
                    <a:prstGeom prst="rect">
                      <a:avLst/>
                    </a:prstGeom>
                  </pic:spPr>
                </pic:pic>
              </a:graphicData>
            </a:graphic>
          </wp:inline>
        </w:drawing>
      </w:r>
    </w:p>
    <w:p w:rsidR="00EC0997" w:rsidRDefault="006117A3">
      <w:pPr>
        <w:spacing w:line="360" w:lineRule="exact"/>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3.6</w:t>
      </w:r>
      <w:r>
        <w:rPr>
          <w:rFonts w:ascii="宋体" w:hAnsi="宋体" w:cs="宋体" w:hint="eastAsia"/>
          <w:sz w:val="18"/>
          <w:szCs w:val="18"/>
        </w:rPr>
        <w:t xml:space="preserve"> </w:t>
      </w:r>
      <w:r>
        <w:rPr>
          <w:rFonts w:ascii="宋体" w:hAnsi="宋体" w:cs="宋体"/>
          <w:sz w:val="18"/>
          <w:szCs w:val="18"/>
        </w:rPr>
        <w:t>照片夹</w:t>
      </w:r>
      <w:r>
        <w:rPr>
          <w:rFonts w:ascii="宋体" w:hAnsi="宋体" w:cs="宋体" w:hint="eastAsia"/>
          <w:sz w:val="18"/>
          <w:szCs w:val="18"/>
        </w:rPr>
        <w:t>用例图</w:t>
      </w:r>
    </w:p>
    <w:p w:rsidR="00EC0997" w:rsidRDefault="00EC0997">
      <w:pPr>
        <w:spacing w:line="360" w:lineRule="exact"/>
        <w:ind w:leftChars="200" w:left="420" w:firstLine="420"/>
        <w:rPr>
          <w:rFonts w:ascii="宋体" w:hAnsi="宋体"/>
        </w:rPr>
      </w:pPr>
    </w:p>
    <w:p w:rsidR="00EC0997" w:rsidRDefault="006117A3">
      <w:pPr>
        <w:spacing w:line="360" w:lineRule="exact"/>
        <w:ind w:leftChars="200" w:left="420" w:firstLine="420"/>
        <w:rPr>
          <w:rFonts w:ascii="宋体" w:hAnsi="宋体"/>
        </w:rPr>
      </w:pPr>
      <w:r>
        <w:rPr>
          <w:rFonts w:ascii="宋体" w:hAnsi="宋体"/>
        </w:rPr>
        <w:t>（2）照片夹用例分析</w:t>
      </w:r>
    </w:p>
    <w:p w:rsidR="00EC0997" w:rsidRDefault="00EC0997">
      <w:pPr>
        <w:spacing w:line="360" w:lineRule="exact"/>
        <w:rPr>
          <w:rFonts w:ascii="宋体" w:hAnsi="宋体" w:cs="宋体"/>
          <w:sz w:val="18"/>
          <w:szCs w:val="18"/>
        </w:rPr>
      </w:pPr>
    </w:p>
    <w:p w:rsidR="00EC0997" w:rsidRDefault="006117A3">
      <w:pPr>
        <w:pStyle w:val="a5"/>
        <w:rPr>
          <w:rFonts w:ascii="宋体" w:hAnsi="宋体" w:cs="宋体"/>
        </w:rPr>
      </w:pPr>
      <w:r>
        <w:rPr>
          <w:rFonts w:ascii="宋体" w:hAnsi="宋体" w:cs="宋体" w:hint="eastAsia"/>
        </w:rPr>
        <w:t>表3.</w:t>
      </w:r>
      <w:r>
        <w:rPr>
          <w:rFonts w:ascii="宋体" w:hAnsi="宋体" w:cs="宋体"/>
        </w:rPr>
        <w:t>4</w:t>
      </w:r>
      <w:r>
        <w:rPr>
          <w:rFonts w:ascii="宋体" w:hAnsi="宋体" w:cs="宋体" w:hint="eastAsia"/>
        </w:rPr>
        <w:t xml:space="preserve"> </w:t>
      </w:r>
      <w:r>
        <w:rPr>
          <w:rFonts w:ascii="宋体" w:hAnsi="宋体" w:cs="宋体"/>
        </w:rPr>
        <w:t>照片夹</w:t>
      </w:r>
      <w:r>
        <w:rPr>
          <w:rFonts w:ascii="宋体" w:hAnsi="宋体" w:cs="宋体" w:hint="eastAsia"/>
        </w:rPr>
        <w:t>用例分析</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1571"/>
        <w:gridCol w:w="7433"/>
      </w:tblGrid>
      <w:tr w:rsidR="00EC0997">
        <w:tc>
          <w:tcPr>
            <w:tcW w:w="1571"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用例名称</w:t>
            </w:r>
          </w:p>
        </w:tc>
        <w:tc>
          <w:tcPr>
            <w:tcW w:w="7433"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照片夹</w:t>
            </w:r>
          </w:p>
        </w:tc>
      </w:tr>
      <w:tr w:rsidR="00EC0997">
        <w:tc>
          <w:tcPr>
            <w:tcW w:w="1571" w:type="dxa"/>
            <w:tcBorders>
              <w:top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描述对象</w:t>
            </w:r>
          </w:p>
        </w:tc>
        <w:tc>
          <w:tcPr>
            <w:tcW w:w="7433" w:type="dxa"/>
            <w:tcBorders>
              <w:top w:val="single" w:sz="4" w:space="0" w:color="000000"/>
            </w:tcBorders>
          </w:tcPr>
          <w:p w:rsidR="00EC0997" w:rsidRDefault="006117A3">
            <w:pPr>
              <w:adjustRightInd/>
              <w:spacing w:line="360" w:lineRule="exact"/>
              <w:textAlignment w:val="auto"/>
              <w:rPr>
                <w:sz w:val="18"/>
                <w:szCs w:val="18"/>
              </w:rPr>
            </w:pPr>
            <w:r>
              <w:rPr>
                <w:sz w:val="18"/>
                <w:szCs w:val="18"/>
              </w:rPr>
              <w:t>用户将当前已导入左侧照片夹列表的所有图片进行系统的操作</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标识符</w:t>
            </w:r>
          </w:p>
        </w:tc>
        <w:tc>
          <w:tcPr>
            <w:tcW w:w="7433" w:type="dxa"/>
          </w:tcPr>
          <w:p w:rsidR="00EC0997" w:rsidRDefault="006117A3">
            <w:pPr>
              <w:adjustRightInd/>
              <w:spacing w:line="360" w:lineRule="exact"/>
              <w:textAlignment w:val="auto"/>
              <w:rPr>
                <w:sz w:val="18"/>
                <w:szCs w:val="18"/>
              </w:rPr>
            </w:pPr>
            <w:r>
              <w:rPr>
                <w:sz w:val="18"/>
                <w:szCs w:val="18"/>
              </w:rPr>
              <w:t>UC-004</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说明</w:t>
            </w:r>
          </w:p>
        </w:tc>
        <w:tc>
          <w:tcPr>
            <w:tcW w:w="7433" w:type="dxa"/>
          </w:tcPr>
          <w:p w:rsidR="00EC0997" w:rsidRDefault="006117A3">
            <w:pPr>
              <w:adjustRightInd/>
              <w:spacing w:line="360" w:lineRule="exact"/>
              <w:textAlignment w:val="auto"/>
              <w:rPr>
                <w:sz w:val="18"/>
                <w:szCs w:val="18"/>
              </w:rPr>
            </w:pPr>
            <w:r>
              <w:rPr>
                <w:sz w:val="18"/>
                <w:szCs w:val="18"/>
              </w:rPr>
              <w:t>用例主要实现对已导入</w:t>
            </w:r>
            <w:r>
              <w:rPr>
                <w:rFonts w:hint="eastAsia"/>
                <w:sz w:val="18"/>
                <w:szCs w:val="18"/>
              </w:rPr>
              <w:t>左侧照片夹列表</w:t>
            </w:r>
            <w:r>
              <w:rPr>
                <w:sz w:val="18"/>
                <w:szCs w:val="18"/>
              </w:rPr>
              <w:t>的所有图片</w:t>
            </w:r>
            <w:r>
              <w:rPr>
                <w:rFonts w:hint="eastAsia"/>
                <w:sz w:val="18"/>
                <w:szCs w:val="18"/>
              </w:rPr>
              <w:t>进行系统的</w:t>
            </w:r>
            <w:r>
              <w:rPr>
                <w:sz w:val="18"/>
                <w:szCs w:val="18"/>
              </w:rPr>
              <w:t>操作。照片夹的下拉框中包括三个功能：打开</w:t>
            </w:r>
            <w:r>
              <w:rPr>
                <w:sz w:val="18"/>
                <w:szCs w:val="18"/>
              </w:rPr>
              <w:t>/</w:t>
            </w:r>
            <w:r>
              <w:rPr>
                <w:sz w:val="18"/>
                <w:szCs w:val="18"/>
              </w:rPr>
              <w:t>添加图片，以及排版。</w:t>
            </w:r>
          </w:p>
          <w:p w:rsidR="00EC0997" w:rsidRDefault="006117A3">
            <w:pPr>
              <w:adjustRightInd/>
              <w:spacing w:line="360" w:lineRule="exact"/>
              <w:textAlignment w:val="auto"/>
              <w:rPr>
                <w:sz w:val="18"/>
                <w:szCs w:val="18"/>
              </w:rPr>
            </w:pPr>
            <w:r>
              <w:rPr>
                <w:sz w:val="18"/>
                <w:szCs w:val="18"/>
              </w:rPr>
              <w:t>除此之外，还可以对照片夹中的图片进行拖拽，将</w:t>
            </w:r>
            <w:r>
              <w:rPr>
                <w:rFonts w:hint="eastAsia"/>
                <w:sz w:val="18"/>
                <w:szCs w:val="18"/>
              </w:rPr>
              <w:t>左侧选中的</w:t>
            </w:r>
            <w:r>
              <w:rPr>
                <w:sz w:val="18"/>
                <w:szCs w:val="18"/>
              </w:rPr>
              <w:t>图片拖拽到中间大图展示的位置，可以替换对应位置的图片</w:t>
            </w:r>
            <w:r>
              <w:rPr>
                <w:rFonts w:hint="eastAsia"/>
                <w:sz w:val="18"/>
                <w:szCs w:val="18"/>
              </w:rPr>
              <w:t>，实现重新排版</w:t>
            </w:r>
            <w:r>
              <w:rPr>
                <w:sz w:val="18"/>
                <w:szCs w:val="18"/>
              </w:rPr>
              <w:t>。</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参与者</w:t>
            </w:r>
          </w:p>
        </w:tc>
        <w:tc>
          <w:tcPr>
            <w:tcW w:w="7433" w:type="dxa"/>
          </w:tcPr>
          <w:p w:rsidR="00EC0997" w:rsidRDefault="006117A3">
            <w:pPr>
              <w:adjustRightInd/>
              <w:spacing w:line="360" w:lineRule="exact"/>
              <w:textAlignment w:val="auto"/>
              <w:rPr>
                <w:sz w:val="18"/>
                <w:szCs w:val="18"/>
              </w:rPr>
            </w:pPr>
            <w:r>
              <w:rPr>
                <w:sz w:val="18"/>
                <w:szCs w:val="18"/>
              </w:rPr>
              <w:t>用户</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频度</w:t>
            </w:r>
          </w:p>
        </w:tc>
        <w:tc>
          <w:tcPr>
            <w:tcW w:w="7433" w:type="dxa"/>
          </w:tcPr>
          <w:p w:rsidR="00EC0997" w:rsidRDefault="006117A3">
            <w:pPr>
              <w:adjustRightInd/>
              <w:spacing w:line="360" w:lineRule="exact"/>
              <w:textAlignment w:val="auto"/>
              <w:rPr>
                <w:sz w:val="18"/>
                <w:szCs w:val="18"/>
              </w:rPr>
            </w:pPr>
            <w:r>
              <w:rPr>
                <w:sz w:val="18"/>
                <w:szCs w:val="18"/>
              </w:rPr>
              <w:t>视用户需要</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前置条件</w:t>
            </w:r>
          </w:p>
        </w:tc>
        <w:tc>
          <w:tcPr>
            <w:tcW w:w="7433" w:type="dxa"/>
          </w:tcPr>
          <w:p w:rsidR="00EC0997" w:rsidRDefault="006117A3">
            <w:pPr>
              <w:adjustRightInd/>
              <w:spacing w:line="360" w:lineRule="exact"/>
              <w:textAlignment w:val="auto"/>
              <w:rPr>
                <w:sz w:val="18"/>
                <w:szCs w:val="18"/>
              </w:rPr>
            </w:pPr>
            <w:r>
              <w:rPr>
                <w:rFonts w:hint="eastAsia"/>
                <w:sz w:val="18"/>
                <w:szCs w:val="18"/>
              </w:rPr>
              <w:t>照片夹列表</w:t>
            </w:r>
            <w:r>
              <w:rPr>
                <w:sz w:val="18"/>
                <w:szCs w:val="18"/>
              </w:rPr>
              <w:t>已导入图片文件</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后置条件</w:t>
            </w:r>
          </w:p>
        </w:tc>
        <w:tc>
          <w:tcPr>
            <w:tcW w:w="7433" w:type="dxa"/>
          </w:tcPr>
          <w:p w:rsidR="00EC0997" w:rsidRDefault="006117A3">
            <w:pPr>
              <w:adjustRightInd/>
              <w:spacing w:line="360" w:lineRule="exact"/>
              <w:textAlignment w:val="auto"/>
              <w:rPr>
                <w:sz w:val="18"/>
                <w:szCs w:val="18"/>
              </w:rPr>
            </w:pPr>
            <w:r>
              <w:rPr>
                <w:rFonts w:hint="eastAsia"/>
                <w:sz w:val="18"/>
                <w:szCs w:val="18"/>
              </w:rPr>
              <w:t>重新排版成功</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扩展用例</w:t>
            </w:r>
          </w:p>
        </w:tc>
        <w:tc>
          <w:tcPr>
            <w:tcW w:w="7433" w:type="dxa"/>
          </w:tcPr>
          <w:p w:rsidR="00EC0997" w:rsidRDefault="006117A3">
            <w:pPr>
              <w:adjustRightInd/>
              <w:spacing w:line="360" w:lineRule="exact"/>
              <w:textAlignment w:val="auto"/>
              <w:rPr>
                <w:sz w:val="18"/>
                <w:szCs w:val="18"/>
              </w:rPr>
            </w:pPr>
            <w:r>
              <w:rPr>
                <w:sz w:val="18"/>
                <w:szCs w:val="18"/>
              </w:rPr>
              <w:t>无</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包含用例</w:t>
            </w:r>
          </w:p>
        </w:tc>
        <w:tc>
          <w:tcPr>
            <w:tcW w:w="7433" w:type="dxa"/>
          </w:tcPr>
          <w:p w:rsidR="00EC0997" w:rsidRDefault="006117A3">
            <w:pPr>
              <w:adjustRightInd/>
              <w:spacing w:line="360" w:lineRule="exact"/>
              <w:textAlignment w:val="auto"/>
              <w:rPr>
                <w:sz w:val="18"/>
                <w:szCs w:val="18"/>
              </w:rPr>
            </w:pPr>
            <w:r>
              <w:rPr>
                <w:sz w:val="18"/>
                <w:szCs w:val="18"/>
              </w:rPr>
              <w:t>无</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基本操作流程</w:t>
            </w:r>
          </w:p>
        </w:tc>
        <w:tc>
          <w:tcPr>
            <w:tcW w:w="7433" w:type="dxa"/>
          </w:tcPr>
          <w:p w:rsidR="00EC0997" w:rsidRDefault="006117A3">
            <w:pPr>
              <w:adjustRightInd/>
              <w:spacing w:line="360" w:lineRule="exact"/>
              <w:textAlignment w:val="auto"/>
              <w:rPr>
                <w:sz w:val="18"/>
                <w:szCs w:val="18"/>
              </w:rPr>
            </w:pPr>
            <w:r>
              <w:rPr>
                <w:sz w:val="18"/>
                <w:szCs w:val="18"/>
              </w:rPr>
              <w:t xml:space="preserve">1. </w:t>
            </w:r>
            <w:r>
              <w:rPr>
                <w:sz w:val="18"/>
                <w:szCs w:val="18"/>
              </w:rPr>
              <w:t>用户点击</w:t>
            </w:r>
            <w:r>
              <w:rPr>
                <w:rFonts w:hint="eastAsia"/>
                <w:sz w:val="18"/>
                <w:szCs w:val="18"/>
              </w:rPr>
              <w:t>照片夹</w:t>
            </w:r>
            <w:r>
              <w:rPr>
                <w:sz w:val="18"/>
                <w:szCs w:val="18"/>
              </w:rPr>
              <w:t>按钮</w:t>
            </w:r>
          </w:p>
          <w:p w:rsidR="00EC0997" w:rsidRDefault="006117A3">
            <w:pPr>
              <w:adjustRightInd/>
              <w:spacing w:line="360" w:lineRule="exact"/>
              <w:textAlignment w:val="auto"/>
              <w:rPr>
                <w:sz w:val="18"/>
                <w:szCs w:val="18"/>
              </w:rPr>
            </w:pPr>
            <w:r>
              <w:rPr>
                <w:sz w:val="18"/>
                <w:szCs w:val="18"/>
              </w:rPr>
              <w:t xml:space="preserve">2. </w:t>
            </w:r>
            <w:r>
              <w:rPr>
                <w:sz w:val="18"/>
                <w:szCs w:val="18"/>
              </w:rPr>
              <w:t>用户选择添加图片的方式：从文件夹打开／从图片打开</w:t>
            </w:r>
          </w:p>
          <w:p w:rsidR="00EC0997" w:rsidRDefault="006117A3">
            <w:pPr>
              <w:numPr>
                <w:ilvl w:val="0"/>
                <w:numId w:val="3"/>
              </w:numPr>
              <w:adjustRightInd/>
              <w:spacing w:line="360" w:lineRule="exact"/>
              <w:textAlignment w:val="auto"/>
              <w:rPr>
                <w:sz w:val="18"/>
                <w:szCs w:val="18"/>
              </w:rPr>
            </w:pPr>
            <w:r>
              <w:rPr>
                <w:sz w:val="18"/>
                <w:szCs w:val="18"/>
              </w:rPr>
              <w:t>用户选择文件夹／图片文件</w:t>
            </w:r>
          </w:p>
          <w:p w:rsidR="00EC0997" w:rsidRDefault="006117A3">
            <w:pPr>
              <w:numPr>
                <w:ilvl w:val="0"/>
                <w:numId w:val="3"/>
              </w:numPr>
              <w:adjustRightInd/>
              <w:spacing w:line="360" w:lineRule="exact"/>
              <w:textAlignment w:val="auto"/>
              <w:rPr>
                <w:sz w:val="18"/>
                <w:szCs w:val="18"/>
              </w:rPr>
            </w:pPr>
            <w:r>
              <w:rPr>
                <w:rFonts w:hint="eastAsia"/>
                <w:sz w:val="18"/>
                <w:szCs w:val="18"/>
              </w:rPr>
              <w:t>用户点击排版按钮</w:t>
            </w:r>
            <w:r>
              <w:rPr>
                <w:rFonts w:hint="eastAsia"/>
                <w:sz w:val="18"/>
                <w:szCs w:val="18"/>
              </w:rPr>
              <w:t>/</w:t>
            </w:r>
            <w:r>
              <w:rPr>
                <w:rFonts w:hint="eastAsia"/>
                <w:sz w:val="18"/>
                <w:szCs w:val="18"/>
              </w:rPr>
              <w:t>用户拖拽选中图片到大图</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可选操作流程</w:t>
            </w:r>
          </w:p>
        </w:tc>
        <w:tc>
          <w:tcPr>
            <w:tcW w:w="7433" w:type="dxa"/>
          </w:tcPr>
          <w:p w:rsidR="00EC0997" w:rsidRDefault="006117A3">
            <w:pPr>
              <w:adjustRightInd/>
              <w:spacing w:line="360" w:lineRule="exact"/>
              <w:textAlignment w:val="auto"/>
              <w:rPr>
                <w:sz w:val="18"/>
                <w:szCs w:val="18"/>
              </w:rPr>
            </w:pPr>
            <w:r>
              <w:rPr>
                <w:sz w:val="18"/>
                <w:szCs w:val="18"/>
              </w:rPr>
              <w:t>无</w:t>
            </w:r>
          </w:p>
        </w:tc>
      </w:tr>
    </w:tbl>
    <w:p w:rsidR="00EC0997" w:rsidRDefault="00EC0997"/>
    <w:p w:rsidR="00EC0997" w:rsidRDefault="00EC0997"/>
    <w:p w:rsidR="00EC0997" w:rsidRDefault="006117A3">
      <w:pPr>
        <w:pStyle w:val="3"/>
        <w:numPr>
          <w:ilvl w:val="2"/>
          <w:numId w:val="1"/>
        </w:numPr>
        <w:ind w:firstLineChars="0"/>
      </w:pPr>
      <w:r>
        <w:rPr>
          <w:rFonts w:hint="eastAsia"/>
        </w:rPr>
        <w:lastRenderedPageBreak/>
        <w:t xml:space="preserve"> </w:t>
      </w:r>
      <w:bookmarkStart w:id="101" w:name="_Toc17793"/>
      <w:r>
        <w:rPr>
          <w:rFonts w:hint="eastAsia"/>
        </w:rPr>
        <w:t>批量更改模版用例分析</w:t>
      </w:r>
      <w:bookmarkEnd w:id="101"/>
      <w:r>
        <w:rPr>
          <w:rFonts w:hint="eastAsia"/>
        </w:rPr>
        <w:tab/>
      </w:r>
    </w:p>
    <w:p w:rsidR="00EC0997" w:rsidRDefault="006117A3">
      <w:pPr>
        <w:numPr>
          <w:ilvl w:val="0"/>
          <w:numId w:val="7"/>
        </w:numPr>
        <w:spacing w:line="360" w:lineRule="exact"/>
        <w:ind w:leftChars="200" w:left="420" w:firstLine="420"/>
        <w:rPr>
          <w:rFonts w:ascii="宋体" w:hAnsi="宋体"/>
        </w:rPr>
      </w:pPr>
      <w:r>
        <w:rPr>
          <w:rFonts w:ascii="宋体" w:hAnsi="宋体"/>
        </w:rPr>
        <w:t>批量更改模版用例图</w:t>
      </w:r>
    </w:p>
    <w:p w:rsidR="00EC0997" w:rsidRDefault="006117A3">
      <w:pPr>
        <w:ind w:leftChars="200" w:left="420"/>
        <w:jc w:val="center"/>
        <w:rPr>
          <w:rFonts w:ascii="宋体" w:hAnsi="宋体"/>
        </w:rPr>
      </w:pPr>
      <w:r>
        <w:rPr>
          <w:rFonts w:ascii="宋体" w:hAnsi="宋体" w:hint="eastAsia"/>
          <w:noProof/>
        </w:rPr>
        <w:drawing>
          <wp:inline distT="0" distB="0" distL="114300" distR="114300">
            <wp:extent cx="4168140" cy="1226820"/>
            <wp:effectExtent l="0" t="0" r="7620" b="7620"/>
            <wp:docPr id="33" name="图片 33" descr="批量更换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批量更换用例"/>
                    <pic:cNvPicPr>
                      <a:picLocks noChangeAspect="1"/>
                    </pic:cNvPicPr>
                  </pic:nvPicPr>
                  <pic:blipFill>
                    <a:blip r:embed="rId17"/>
                    <a:stretch>
                      <a:fillRect/>
                    </a:stretch>
                  </pic:blipFill>
                  <pic:spPr>
                    <a:xfrm>
                      <a:off x="0" y="0"/>
                      <a:ext cx="4168140" cy="1226820"/>
                    </a:xfrm>
                    <a:prstGeom prst="rect">
                      <a:avLst/>
                    </a:prstGeom>
                  </pic:spPr>
                </pic:pic>
              </a:graphicData>
            </a:graphic>
          </wp:inline>
        </w:drawing>
      </w:r>
    </w:p>
    <w:p w:rsidR="00EC0997" w:rsidRDefault="006117A3">
      <w:pPr>
        <w:spacing w:line="360" w:lineRule="exact"/>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3.</w:t>
      </w:r>
      <w:r>
        <w:rPr>
          <w:rFonts w:ascii="宋体" w:hAnsi="宋体" w:cs="宋体" w:hint="eastAsia"/>
          <w:sz w:val="18"/>
          <w:szCs w:val="18"/>
        </w:rPr>
        <w:t xml:space="preserve">7 </w:t>
      </w:r>
      <w:r>
        <w:rPr>
          <w:rFonts w:ascii="宋体" w:hAnsi="宋体" w:cs="宋体"/>
          <w:sz w:val="18"/>
          <w:szCs w:val="18"/>
        </w:rPr>
        <w:t>批量更改模版</w:t>
      </w:r>
      <w:r>
        <w:rPr>
          <w:rFonts w:ascii="宋体" w:hAnsi="宋体" w:cs="宋体" w:hint="eastAsia"/>
          <w:sz w:val="18"/>
          <w:szCs w:val="18"/>
        </w:rPr>
        <w:t>用例图</w:t>
      </w:r>
    </w:p>
    <w:p w:rsidR="00EC0997" w:rsidRDefault="00EC0997">
      <w:pPr>
        <w:spacing w:line="360" w:lineRule="exact"/>
        <w:ind w:leftChars="200" w:left="420" w:firstLine="420"/>
        <w:rPr>
          <w:rFonts w:ascii="宋体" w:hAnsi="宋体"/>
        </w:rPr>
      </w:pPr>
    </w:p>
    <w:p w:rsidR="00EC0997" w:rsidRDefault="006117A3">
      <w:pPr>
        <w:spacing w:line="360" w:lineRule="exact"/>
        <w:ind w:leftChars="200" w:left="420" w:firstLine="420"/>
        <w:rPr>
          <w:rFonts w:ascii="宋体" w:hAnsi="宋体"/>
        </w:rPr>
      </w:pPr>
      <w:r>
        <w:rPr>
          <w:rFonts w:ascii="宋体" w:hAnsi="宋体"/>
        </w:rPr>
        <w:t>（2）批量更改模版用例分析</w:t>
      </w:r>
    </w:p>
    <w:p w:rsidR="00EC0997" w:rsidRDefault="00EC0997">
      <w:pPr>
        <w:spacing w:line="360" w:lineRule="exact"/>
        <w:rPr>
          <w:rFonts w:ascii="宋体" w:hAnsi="宋体" w:cs="宋体"/>
          <w:sz w:val="18"/>
          <w:szCs w:val="18"/>
        </w:rPr>
      </w:pPr>
    </w:p>
    <w:p w:rsidR="00EC0997" w:rsidRDefault="006117A3">
      <w:pPr>
        <w:pStyle w:val="a5"/>
        <w:rPr>
          <w:rFonts w:ascii="宋体" w:hAnsi="宋体" w:cs="宋体"/>
        </w:rPr>
      </w:pPr>
      <w:r>
        <w:rPr>
          <w:rFonts w:ascii="宋体" w:hAnsi="宋体" w:cs="宋体" w:hint="eastAsia"/>
        </w:rPr>
        <w:t xml:space="preserve">表3.5 </w:t>
      </w:r>
      <w:r>
        <w:rPr>
          <w:rFonts w:ascii="宋体" w:hAnsi="宋体" w:cs="宋体"/>
        </w:rPr>
        <w:t>批量更改模版</w:t>
      </w:r>
      <w:r>
        <w:rPr>
          <w:rFonts w:ascii="宋体" w:hAnsi="宋体" w:cs="宋体" w:hint="eastAsia"/>
        </w:rPr>
        <w:t>用例分析</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1571"/>
        <w:gridCol w:w="7433"/>
      </w:tblGrid>
      <w:tr w:rsidR="00EC0997">
        <w:tc>
          <w:tcPr>
            <w:tcW w:w="1571"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用例名称</w:t>
            </w:r>
          </w:p>
        </w:tc>
        <w:tc>
          <w:tcPr>
            <w:tcW w:w="7433"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批量更改模版</w:t>
            </w:r>
          </w:p>
        </w:tc>
      </w:tr>
      <w:tr w:rsidR="00EC0997">
        <w:tc>
          <w:tcPr>
            <w:tcW w:w="1571" w:type="dxa"/>
            <w:tcBorders>
              <w:top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描述对象</w:t>
            </w:r>
          </w:p>
        </w:tc>
        <w:tc>
          <w:tcPr>
            <w:tcW w:w="7433" w:type="dxa"/>
            <w:tcBorders>
              <w:top w:val="single" w:sz="4" w:space="0" w:color="000000"/>
            </w:tcBorders>
          </w:tcPr>
          <w:p w:rsidR="00EC0997" w:rsidRDefault="006117A3">
            <w:pPr>
              <w:adjustRightInd/>
              <w:spacing w:line="360" w:lineRule="exact"/>
              <w:textAlignment w:val="auto"/>
              <w:rPr>
                <w:sz w:val="18"/>
                <w:szCs w:val="18"/>
              </w:rPr>
            </w:pPr>
            <w:r>
              <w:rPr>
                <w:sz w:val="18"/>
                <w:szCs w:val="18"/>
              </w:rPr>
              <w:t>用户将当前已</w:t>
            </w:r>
            <w:r>
              <w:rPr>
                <w:rFonts w:hint="eastAsia"/>
                <w:sz w:val="18"/>
                <w:szCs w:val="18"/>
              </w:rPr>
              <w:t>展示</w:t>
            </w:r>
            <w:r>
              <w:rPr>
                <w:sz w:val="18"/>
                <w:szCs w:val="18"/>
              </w:rPr>
              <w:t>的所有图片进行统一</w:t>
            </w:r>
            <w:r>
              <w:rPr>
                <w:rFonts w:hint="eastAsia"/>
                <w:sz w:val="18"/>
                <w:szCs w:val="18"/>
              </w:rPr>
              <w:t>批量</w:t>
            </w:r>
            <w:r>
              <w:rPr>
                <w:sz w:val="18"/>
                <w:szCs w:val="18"/>
              </w:rPr>
              <w:t>更改模版的操作</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标识符</w:t>
            </w:r>
          </w:p>
        </w:tc>
        <w:tc>
          <w:tcPr>
            <w:tcW w:w="7433" w:type="dxa"/>
          </w:tcPr>
          <w:p w:rsidR="00EC0997" w:rsidRDefault="006117A3">
            <w:pPr>
              <w:adjustRightInd/>
              <w:spacing w:line="360" w:lineRule="exact"/>
              <w:textAlignment w:val="auto"/>
              <w:rPr>
                <w:sz w:val="18"/>
                <w:szCs w:val="18"/>
              </w:rPr>
            </w:pPr>
            <w:r>
              <w:rPr>
                <w:sz w:val="18"/>
                <w:szCs w:val="18"/>
              </w:rPr>
              <w:t>UC-00</w:t>
            </w:r>
            <w:r>
              <w:rPr>
                <w:rFonts w:hint="eastAsia"/>
                <w:sz w:val="18"/>
                <w:szCs w:val="18"/>
              </w:rPr>
              <w:t>5</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说明</w:t>
            </w:r>
          </w:p>
        </w:tc>
        <w:tc>
          <w:tcPr>
            <w:tcW w:w="7433" w:type="dxa"/>
          </w:tcPr>
          <w:p w:rsidR="00EC0997" w:rsidRDefault="006117A3">
            <w:pPr>
              <w:adjustRightInd/>
              <w:spacing w:line="360" w:lineRule="exact"/>
              <w:textAlignment w:val="auto"/>
              <w:rPr>
                <w:sz w:val="18"/>
                <w:szCs w:val="18"/>
              </w:rPr>
            </w:pPr>
            <w:r>
              <w:rPr>
                <w:sz w:val="18"/>
                <w:szCs w:val="18"/>
              </w:rPr>
              <w:t>用例主要实现对当前已导入的所有图片</w:t>
            </w:r>
            <w:r>
              <w:rPr>
                <w:rFonts w:hint="eastAsia"/>
                <w:sz w:val="18"/>
                <w:szCs w:val="18"/>
              </w:rPr>
              <w:t>批量统一</w:t>
            </w:r>
            <w:r>
              <w:rPr>
                <w:sz w:val="18"/>
                <w:szCs w:val="18"/>
              </w:rPr>
              <w:t>套入</w:t>
            </w:r>
            <w:r>
              <w:rPr>
                <w:rFonts w:hint="eastAsia"/>
                <w:sz w:val="18"/>
                <w:szCs w:val="18"/>
              </w:rPr>
              <w:t>另一个</w:t>
            </w:r>
            <w:r>
              <w:rPr>
                <w:sz w:val="18"/>
                <w:szCs w:val="18"/>
              </w:rPr>
              <w:t>模版的操作。本</w:t>
            </w:r>
            <w:r>
              <w:rPr>
                <w:rFonts w:hint="eastAsia"/>
                <w:sz w:val="18"/>
                <w:szCs w:val="18"/>
              </w:rPr>
              <w:t>软件</w:t>
            </w:r>
            <w:r>
              <w:rPr>
                <w:sz w:val="18"/>
                <w:szCs w:val="18"/>
              </w:rPr>
              <w:t>提供了最常见的几种相册排版模版可供选择，以便用户进行快速的排版操作</w:t>
            </w:r>
            <w:r>
              <w:rPr>
                <w:rFonts w:hint="eastAsia"/>
                <w:sz w:val="18"/>
                <w:szCs w:val="18"/>
              </w:rPr>
              <w:t>。</w:t>
            </w:r>
            <w:r>
              <w:rPr>
                <w:sz w:val="18"/>
                <w:szCs w:val="18"/>
              </w:rPr>
              <w:t>其中</w:t>
            </w:r>
            <w:r>
              <w:rPr>
                <w:rFonts w:hint="eastAsia"/>
                <w:sz w:val="18"/>
                <w:szCs w:val="18"/>
              </w:rPr>
              <w:t>的</w:t>
            </w:r>
            <w:r>
              <w:rPr>
                <w:sz w:val="18"/>
                <w:szCs w:val="18"/>
              </w:rPr>
              <w:t>模版包括：单张，单张（转</w:t>
            </w:r>
            <w:r>
              <w:rPr>
                <w:sz w:val="18"/>
                <w:szCs w:val="18"/>
              </w:rPr>
              <w:t>90</w:t>
            </w:r>
            <w:r>
              <w:rPr>
                <w:sz w:val="18"/>
                <w:szCs w:val="18"/>
              </w:rPr>
              <w:t>度），两张合并，两张合并（转</w:t>
            </w:r>
            <w:r>
              <w:rPr>
                <w:sz w:val="18"/>
                <w:szCs w:val="18"/>
              </w:rPr>
              <w:t>90</w:t>
            </w:r>
            <w:r>
              <w:rPr>
                <w:sz w:val="18"/>
                <w:szCs w:val="18"/>
              </w:rPr>
              <w:t>度），四张合并，四张合并（转</w:t>
            </w:r>
            <w:r>
              <w:rPr>
                <w:sz w:val="18"/>
                <w:szCs w:val="18"/>
              </w:rPr>
              <w:t>90</w:t>
            </w:r>
            <w:r>
              <w:rPr>
                <w:sz w:val="18"/>
                <w:szCs w:val="18"/>
              </w:rPr>
              <w:t>度），八张合并，八张合并（转</w:t>
            </w:r>
            <w:r>
              <w:rPr>
                <w:sz w:val="18"/>
                <w:szCs w:val="18"/>
              </w:rPr>
              <w:t>90</w:t>
            </w:r>
            <w:r>
              <w:rPr>
                <w:sz w:val="18"/>
                <w:szCs w:val="18"/>
              </w:rPr>
              <w:t>度）。</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参与者</w:t>
            </w:r>
          </w:p>
        </w:tc>
        <w:tc>
          <w:tcPr>
            <w:tcW w:w="7433" w:type="dxa"/>
          </w:tcPr>
          <w:p w:rsidR="00EC0997" w:rsidRDefault="006117A3">
            <w:pPr>
              <w:adjustRightInd/>
              <w:spacing w:line="360" w:lineRule="exact"/>
              <w:textAlignment w:val="auto"/>
              <w:rPr>
                <w:sz w:val="18"/>
                <w:szCs w:val="18"/>
              </w:rPr>
            </w:pPr>
            <w:r>
              <w:rPr>
                <w:sz w:val="18"/>
                <w:szCs w:val="18"/>
              </w:rPr>
              <w:t>用户</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频度</w:t>
            </w:r>
          </w:p>
        </w:tc>
        <w:tc>
          <w:tcPr>
            <w:tcW w:w="7433" w:type="dxa"/>
          </w:tcPr>
          <w:p w:rsidR="00EC0997" w:rsidRDefault="006117A3">
            <w:pPr>
              <w:adjustRightInd/>
              <w:spacing w:line="360" w:lineRule="exact"/>
              <w:textAlignment w:val="auto"/>
              <w:rPr>
                <w:sz w:val="18"/>
                <w:szCs w:val="18"/>
              </w:rPr>
            </w:pPr>
            <w:r>
              <w:rPr>
                <w:sz w:val="18"/>
                <w:szCs w:val="18"/>
              </w:rPr>
              <w:t>视用户需要</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前置条件</w:t>
            </w:r>
          </w:p>
        </w:tc>
        <w:tc>
          <w:tcPr>
            <w:tcW w:w="7433" w:type="dxa"/>
          </w:tcPr>
          <w:p w:rsidR="00EC0997" w:rsidRDefault="006117A3">
            <w:pPr>
              <w:adjustRightInd/>
              <w:spacing w:line="360" w:lineRule="exact"/>
              <w:textAlignment w:val="auto"/>
              <w:rPr>
                <w:sz w:val="18"/>
                <w:szCs w:val="18"/>
              </w:rPr>
            </w:pPr>
            <w:r>
              <w:rPr>
                <w:sz w:val="18"/>
                <w:szCs w:val="18"/>
              </w:rPr>
              <w:t>已导入图片文件</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后置条件</w:t>
            </w:r>
          </w:p>
        </w:tc>
        <w:tc>
          <w:tcPr>
            <w:tcW w:w="7433" w:type="dxa"/>
          </w:tcPr>
          <w:p w:rsidR="00EC0997" w:rsidRDefault="006117A3">
            <w:pPr>
              <w:adjustRightInd/>
              <w:spacing w:line="360" w:lineRule="exact"/>
              <w:textAlignment w:val="auto"/>
              <w:rPr>
                <w:sz w:val="18"/>
                <w:szCs w:val="18"/>
              </w:rPr>
            </w:pPr>
            <w:r>
              <w:rPr>
                <w:sz w:val="18"/>
                <w:szCs w:val="18"/>
              </w:rPr>
              <w:t>批量更改模版成功</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扩展用例</w:t>
            </w:r>
          </w:p>
        </w:tc>
        <w:tc>
          <w:tcPr>
            <w:tcW w:w="7433" w:type="dxa"/>
          </w:tcPr>
          <w:p w:rsidR="00EC0997" w:rsidRDefault="006117A3">
            <w:pPr>
              <w:adjustRightInd/>
              <w:spacing w:line="360" w:lineRule="exact"/>
              <w:textAlignment w:val="auto"/>
              <w:rPr>
                <w:sz w:val="18"/>
                <w:szCs w:val="18"/>
              </w:rPr>
            </w:pPr>
            <w:r>
              <w:rPr>
                <w:sz w:val="18"/>
                <w:szCs w:val="18"/>
              </w:rPr>
              <w:t>无</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包含用例</w:t>
            </w:r>
          </w:p>
        </w:tc>
        <w:tc>
          <w:tcPr>
            <w:tcW w:w="7433" w:type="dxa"/>
          </w:tcPr>
          <w:p w:rsidR="00EC0997" w:rsidRDefault="006117A3">
            <w:pPr>
              <w:adjustRightInd/>
              <w:spacing w:line="360" w:lineRule="exact"/>
              <w:textAlignment w:val="auto"/>
              <w:rPr>
                <w:sz w:val="18"/>
                <w:szCs w:val="18"/>
              </w:rPr>
            </w:pPr>
            <w:r>
              <w:rPr>
                <w:sz w:val="18"/>
                <w:szCs w:val="18"/>
              </w:rPr>
              <w:t>无</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基本操作流程</w:t>
            </w:r>
          </w:p>
        </w:tc>
        <w:tc>
          <w:tcPr>
            <w:tcW w:w="7433" w:type="dxa"/>
          </w:tcPr>
          <w:p w:rsidR="00EC0997" w:rsidRDefault="006117A3">
            <w:pPr>
              <w:adjustRightInd/>
              <w:spacing w:line="360" w:lineRule="exact"/>
              <w:textAlignment w:val="auto"/>
              <w:rPr>
                <w:sz w:val="18"/>
                <w:szCs w:val="18"/>
              </w:rPr>
            </w:pPr>
            <w:r>
              <w:rPr>
                <w:sz w:val="18"/>
                <w:szCs w:val="18"/>
              </w:rPr>
              <w:t xml:space="preserve">1. </w:t>
            </w:r>
            <w:r>
              <w:rPr>
                <w:sz w:val="18"/>
                <w:szCs w:val="18"/>
              </w:rPr>
              <w:t>用户点击批量更改模版按钮</w:t>
            </w:r>
          </w:p>
          <w:p w:rsidR="00EC0997" w:rsidRDefault="006117A3">
            <w:pPr>
              <w:adjustRightInd/>
              <w:spacing w:line="360" w:lineRule="exact"/>
              <w:textAlignment w:val="auto"/>
              <w:rPr>
                <w:sz w:val="18"/>
                <w:szCs w:val="18"/>
              </w:rPr>
            </w:pPr>
            <w:r>
              <w:rPr>
                <w:sz w:val="18"/>
                <w:szCs w:val="18"/>
              </w:rPr>
              <w:t xml:space="preserve">2. </w:t>
            </w:r>
            <w:r>
              <w:rPr>
                <w:sz w:val="18"/>
                <w:szCs w:val="18"/>
              </w:rPr>
              <w:t>用户选择</w:t>
            </w:r>
            <w:r>
              <w:rPr>
                <w:rFonts w:hint="eastAsia"/>
                <w:sz w:val="18"/>
                <w:szCs w:val="18"/>
              </w:rPr>
              <w:t>要更改为的</w:t>
            </w:r>
            <w:r>
              <w:rPr>
                <w:sz w:val="18"/>
                <w:szCs w:val="18"/>
              </w:rPr>
              <w:t>模版</w:t>
            </w:r>
          </w:p>
          <w:p w:rsidR="00EC0997" w:rsidRDefault="006117A3">
            <w:pPr>
              <w:adjustRightInd/>
              <w:spacing w:line="360" w:lineRule="exact"/>
              <w:textAlignment w:val="auto"/>
              <w:rPr>
                <w:sz w:val="18"/>
                <w:szCs w:val="18"/>
              </w:rPr>
            </w:pPr>
            <w:r>
              <w:rPr>
                <w:sz w:val="18"/>
                <w:szCs w:val="18"/>
              </w:rPr>
              <w:t xml:space="preserve">3. </w:t>
            </w:r>
            <w:r>
              <w:rPr>
                <w:sz w:val="18"/>
                <w:szCs w:val="18"/>
              </w:rPr>
              <w:t>用户点击确认按钮</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可选操作流程</w:t>
            </w:r>
          </w:p>
        </w:tc>
        <w:tc>
          <w:tcPr>
            <w:tcW w:w="7433" w:type="dxa"/>
          </w:tcPr>
          <w:p w:rsidR="00EC0997" w:rsidRDefault="006117A3">
            <w:pPr>
              <w:adjustRightInd/>
              <w:spacing w:line="360" w:lineRule="exact"/>
              <w:textAlignment w:val="auto"/>
              <w:rPr>
                <w:sz w:val="18"/>
                <w:szCs w:val="18"/>
              </w:rPr>
            </w:pPr>
            <w:r>
              <w:rPr>
                <w:sz w:val="18"/>
                <w:szCs w:val="18"/>
              </w:rPr>
              <w:t>无</w:t>
            </w:r>
          </w:p>
        </w:tc>
      </w:tr>
    </w:tbl>
    <w:p w:rsidR="00EC0997" w:rsidRDefault="00EC0997"/>
    <w:p w:rsidR="00EC0997" w:rsidRDefault="00EC0997"/>
    <w:p w:rsidR="00EC0997" w:rsidRDefault="006117A3">
      <w:pPr>
        <w:pStyle w:val="3"/>
        <w:numPr>
          <w:ilvl w:val="2"/>
          <w:numId w:val="1"/>
        </w:numPr>
        <w:ind w:firstLineChars="0"/>
      </w:pPr>
      <w:r>
        <w:rPr>
          <w:rFonts w:hint="eastAsia"/>
        </w:rPr>
        <w:t xml:space="preserve"> </w:t>
      </w:r>
      <w:bookmarkStart w:id="102" w:name="_Toc10485"/>
      <w:r>
        <w:rPr>
          <w:rFonts w:hint="eastAsia"/>
        </w:rPr>
        <w:t>编辑用例分析</w:t>
      </w:r>
      <w:bookmarkEnd w:id="102"/>
      <w:r>
        <w:rPr>
          <w:rFonts w:hint="eastAsia"/>
        </w:rPr>
        <w:tab/>
      </w:r>
    </w:p>
    <w:p w:rsidR="00EC0997" w:rsidRDefault="006117A3">
      <w:pPr>
        <w:numPr>
          <w:ilvl w:val="0"/>
          <w:numId w:val="8"/>
        </w:numPr>
        <w:spacing w:line="360" w:lineRule="exact"/>
        <w:ind w:leftChars="200" w:left="420" w:firstLine="420"/>
        <w:rPr>
          <w:rFonts w:ascii="宋体" w:hAnsi="宋体"/>
        </w:rPr>
      </w:pPr>
      <w:r>
        <w:rPr>
          <w:rFonts w:ascii="宋体" w:hAnsi="宋体"/>
        </w:rPr>
        <w:t>编辑用例图</w:t>
      </w:r>
    </w:p>
    <w:p w:rsidR="00EC0997" w:rsidRDefault="006117A3">
      <w:pPr>
        <w:ind w:leftChars="200" w:left="420"/>
        <w:jc w:val="center"/>
        <w:rPr>
          <w:rFonts w:ascii="宋体" w:hAnsi="宋体"/>
        </w:rPr>
      </w:pPr>
      <w:r>
        <w:rPr>
          <w:rFonts w:ascii="宋体" w:hAnsi="宋体" w:hint="eastAsia"/>
          <w:noProof/>
        </w:rPr>
        <w:lastRenderedPageBreak/>
        <w:drawing>
          <wp:inline distT="0" distB="0" distL="114300" distR="114300">
            <wp:extent cx="5334000" cy="3467100"/>
            <wp:effectExtent l="0" t="0" r="0" b="7620"/>
            <wp:docPr id="36" name="图片 36" descr="编辑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编辑用例"/>
                    <pic:cNvPicPr>
                      <a:picLocks noChangeAspect="1"/>
                    </pic:cNvPicPr>
                  </pic:nvPicPr>
                  <pic:blipFill>
                    <a:blip r:embed="rId18"/>
                    <a:stretch>
                      <a:fillRect/>
                    </a:stretch>
                  </pic:blipFill>
                  <pic:spPr>
                    <a:xfrm>
                      <a:off x="0" y="0"/>
                      <a:ext cx="5334000" cy="3467100"/>
                    </a:xfrm>
                    <a:prstGeom prst="rect">
                      <a:avLst/>
                    </a:prstGeom>
                  </pic:spPr>
                </pic:pic>
              </a:graphicData>
            </a:graphic>
          </wp:inline>
        </w:drawing>
      </w:r>
    </w:p>
    <w:p w:rsidR="00EC0997" w:rsidRDefault="006117A3">
      <w:pPr>
        <w:spacing w:line="360" w:lineRule="exact"/>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3.</w:t>
      </w:r>
      <w:r>
        <w:rPr>
          <w:rFonts w:ascii="宋体" w:hAnsi="宋体" w:cs="宋体" w:hint="eastAsia"/>
          <w:sz w:val="18"/>
          <w:szCs w:val="18"/>
        </w:rPr>
        <w:t>8</w:t>
      </w:r>
      <w:r>
        <w:rPr>
          <w:rFonts w:ascii="宋体" w:hAnsi="宋体" w:cs="宋体"/>
          <w:sz w:val="18"/>
          <w:szCs w:val="18"/>
        </w:rPr>
        <w:t xml:space="preserve"> 编辑</w:t>
      </w:r>
      <w:r>
        <w:rPr>
          <w:rFonts w:ascii="宋体" w:hAnsi="宋体" w:cs="宋体" w:hint="eastAsia"/>
          <w:sz w:val="18"/>
          <w:szCs w:val="18"/>
        </w:rPr>
        <w:t>用例图</w:t>
      </w:r>
    </w:p>
    <w:p w:rsidR="00EC0997" w:rsidRDefault="00EC0997">
      <w:pPr>
        <w:spacing w:line="360" w:lineRule="exact"/>
        <w:ind w:leftChars="200" w:left="420" w:firstLine="420"/>
        <w:rPr>
          <w:rFonts w:ascii="宋体" w:hAnsi="宋体"/>
        </w:rPr>
      </w:pPr>
    </w:p>
    <w:p w:rsidR="00EC0997" w:rsidRDefault="006117A3">
      <w:pPr>
        <w:spacing w:line="360" w:lineRule="exact"/>
        <w:ind w:leftChars="200" w:left="420" w:firstLine="420"/>
        <w:rPr>
          <w:rFonts w:ascii="宋体" w:hAnsi="宋体"/>
        </w:rPr>
      </w:pPr>
      <w:r>
        <w:rPr>
          <w:rFonts w:ascii="宋体" w:hAnsi="宋体"/>
        </w:rPr>
        <w:t>（2）编辑用例分析</w:t>
      </w:r>
    </w:p>
    <w:p w:rsidR="00EC0997" w:rsidRDefault="00EC0997">
      <w:pPr>
        <w:spacing w:line="360" w:lineRule="exact"/>
        <w:rPr>
          <w:rFonts w:ascii="宋体" w:hAnsi="宋体" w:cs="宋体"/>
          <w:sz w:val="18"/>
          <w:szCs w:val="18"/>
        </w:rPr>
      </w:pPr>
    </w:p>
    <w:p w:rsidR="00EC0997" w:rsidRDefault="006117A3">
      <w:pPr>
        <w:pStyle w:val="a5"/>
        <w:rPr>
          <w:rFonts w:ascii="宋体" w:hAnsi="宋体" w:cs="宋体"/>
        </w:rPr>
      </w:pPr>
      <w:r>
        <w:rPr>
          <w:rFonts w:ascii="宋体" w:hAnsi="宋体" w:cs="宋体" w:hint="eastAsia"/>
        </w:rPr>
        <w:t>表3.6</w:t>
      </w:r>
      <w:r>
        <w:rPr>
          <w:rFonts w:ascii="宋体" w:hAnsi="宋体" w:cs="宋体"/>
        </w:rPr>
        <w:t xml:space="preserve"> 编辑</w:t>
      </w:r>
      <w:r>
        <w:rPr>
          <w:rFonts w:ascii="宋体" w:hAnsi="宋体" w:cs="宋体" w:hint="eastAsia"/>
        </w:rPr>
        <w:t>用例分析</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1571"/>
        <w:gridCol w:w="7433"/>
      </w:tblGrid>
      <w:tr w:rsidR="00EC0997">
        <w:tc>
          <w:tcPr>
            <w:tcW w:w="1571"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用例名称</w:t>
            </w:r>
          </w:p>
        </w:tc>
        <w:tc>
          <w:tcPr>
            <w:tcW w:w="7433"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编辑</w:t>
            </w:r>
          </w:p>
        </w:tc>
      </w:tr>
      <w:tr w:rsidR="00EC0997">
        <w:tc>
          <w:tcPr>
            <w:tcW w:w="1571" w:type="dxa"/>
            <w:tcBorders>
              <w:top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描述对象</w:t>
            </w:r>
          </w:p>
        </w:tc>
        <w:tc>
          <w:tcPr>
            <w:tcW w:w="7433" w:type="dxa"/>
            <w:tcBorders>
              <w:top w:val="single" w:sz="4" w:space="0" w:color="000000"/>
            </w:tcBorders>
          </w:tcPr>
          <w:p w:rsidR="00EC0997" w:rsidRDefault="006117A3">
            <w:pPr>
              <w:adjustRightInd/>
              <w:spacing w:line="360" w:lineRule="exact"/>
              <w:textAlignment w:val="auto"/>
              <w:rPr>
                <w:sz w:val="18"/>
                <w:szCs w:val="18"/>
              </w:rPr>
            </w:pPr>
            <w:r>
              <w:rPr>
                <w:sz w:val="18"/>
                <w:szCs w:val="18"/>
              </w:rPr>
              <w:t>用户对当前页面进行单独的编辑</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标识符</w:t>
            </w:r>
          </w:p>
        </w:tc>
        <w:tc>
          <w:tcPr>
            <w:tcW w:w="7433" w:type="dxa"/>
          </w:tcPr>
          <w:p w:rsidR="00EC0997" w:rsidRDefault="006117A3">
            <w:pPr>
              <w:adjustRightInd/>
              <w:spacing w:line="360" w:lineRule="exact"/>
              <w:textAlignment w:val="auto"/>
              <w:rPr>
                <w:sz w:val="18"/>
                <w:szCs w:val="18"/>
              </w:rPr>
            </w:pPr>
            <w:r>
              <w:rPr>
                <w:sz w:val="18"/>
                <w:szCs w:val="18"/>
              </w:rPr>
              <w:t>UC-00</w:t>
            </w:r>
            <w:r>
              <w:rPr>
                <w:rFonts w:hint="eastAsia"/>
                <w:sz w:val="18"/>
                <w:szCs w:val="18"/>
              </w:rPr>
              <w:t>6</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说明</w:t>
            </w:r>
          </w:p>
        </w:tc>
        <w:tc>
          <w:tcPr>
            <w:tcW w:w="7433" w:type="dxa"/>
          </w:tcPr>
          <w:p w:rsidR="00EC0997" w:rsidRDefault="006117A3">
            <w:pPr>
              <w:adjustRightInd/>
              <w:spacing w:line="360" w:lineRule="exact"/>
              <w:textAlignment w:val="auto"/>
              <w:rPr>
                <w:sz w:val="18"/>
                <w:szCs w:val="18"/>
              </w:rPr>
            </w:pPr>
            <w:r>
              <w:rPr>
                <w:sz w:val="18"/>
                <w:szCs w:val="18"/>
              </w:rPr>
              <w:t>用例主要实现对当前所选页面进行编辑，其中包括以下</w:t>
            </w:r>
            <w:r>
              <w:rPr>
                <w:rFonts w:hint="eastAsia"/>
                <w:sz w:val="18"/>
                <w:szCs w:val="18"/>
              </w:rPr>
              <w:t>五种</w:t>
            </w:r>
            <w:r>
              <w:rPr>
                <w:sz w:val="18"/>
                <w:szCs w:val="18"/>
              </w:rPr>
              <w:t>可编辑的</w:t>
            </w:r>
            <w:r>
              <w:rPr>
                <w:rFonts w:hint="eastAsia"/>
                <w:sz w:val="18"/>
                <w:szCs w:val="18"/>
              </w:rPr>
              <w:t>选择</w:t>
            </w:r>
            <w:r>
              <w:rPr>
                <w:sz w:val="18"/>
                <w:szCs w:val="18"/>
              </w:rPr>
              <w:t>：更换当前模版、加入水印、添加描述文字</w:t>
            </w:r>
            <w:r>
              <w:rPr>
                <w:rFonts w:hint="eastAsia"/>
                <w:sz w:val="18"/>
                <w:szCs w:val="18"/>
              </w:rPr>
              <w:t>、</w:t>
            </w:r>
            <w:r>
              <w:rPr>
                <w:sz w:val="18"/>
                <w:szCs w:val="18"/>
              </w:rPr>
              <w:t>调整图片与更换单页图片。</w:t>
            </w:r>
          </w:p>
          <w:p w:rsidR="00EC0997" w:rsidRDefault="006117A3">
            <w:pPr>
              <w:adjustRightInd/>
              <w:spacing w:line="360" w:lineRule="exact"/>
              <w:textAlignment w:val="auto"/>
              <w:rPr>
                <w:sz w:val="18"/>
                <w:szCs w:val="18"/>
              </w:rPr>
            </w:pPr>
            <w:r>
              <w:rPr>
                <w:sz w:val="18"/>
                <w:szCs w:val="18"/>
              </w:rPr>
              <w:t>①</w:t>
            </w:r>
            <w:r>
              <w:rPr>
                <w:sz w:val="18"/>
                <w:szCs w:val="18"/>
              </w:rPr>
              <w:t>更换当前模版：用户可对当前中间大图的页面的模版进行更换。</w:t>
            </w:r>
          </w:p>
          <w:p w:rsidR="00EC0997" w:rsidRDefault="006117A3">
            <w:pPr>
              <w:adjustRightInd/>
              <w:spacing w:line="360" w:lineRule="exact"/>
              <w:textAlignment w:val="auto"/>
              <w:rPr>
                <w:sz w:val="18"/>
                <w:szCs w:val="18"/>
              </w:rPr>
            </w:pPr>
            <w:r>
              <w:rPr>
                <w:sz w:val="18"/>
                <w:szCs w:val="18"/>
              </w:rPr>
              <w:t>②</w:t>
            </w:r>
            <w:r>
              <w:rPr>
                <w:sz w:val="18"/>
                <w:szCs w:val="18"/>
              </w:rPr>
              <w:t>加入水印：可选择在照片的上方中间或下方加入水印，可选择文字的字体、字号、颜色以及位置。</w:t>
            </w:r>
          </w:p>
          <w:p w:rsidR="00EC0997" w:rsidRDefault="006117A3">
            <w:pPr>
              <w:adjustRightInd/>
              <w:spacing w:line="360" w:lineRule="exact"/>
              <w:textAlignment w:val="auto"/>
              <w:rPr>
                <w:sz w:val="18"/>
                <w:szCs w:val="18"/>
              </w:rPr>
            </w:pPr>
            <w:r>
              <w:rPr>
                <w:sz w:val="18"/>
                <w:szCs w:val="18"/>
              </w:rPr>
              <w:t>③</w:t>
            </w:r>
            <w:r>
              <w:rPr>
                <w:sz w:val="18"/>
                <w:szCs w:val="18"/>
              </w:rPr>
              <w:t>添加描述文字：用户可以在当前页面的图片下方白边处加入描述文字，可选择文字的字体、字号以及颜色。</w:t>
            </w:r>
          </w:p>
          <w:p w:rsidR="00EC0997" w:rsidRDefault="006117A3">
            <w:pPr>
              <w:adjustRightInd/>
              <w:spacing w:line="360" w:lineRule="exact"/>
              <w:textAlignment w:val="auto"/>
              <w:rPr>
                <w:sz w:val="18"/>
                <w:szCs w:val="18"/>
              </w:rPr>
            </w:pPr>
            <w:r>
              <w:rPr>
                <w:sz w:val="18"/>
                <w:szCs w:val="18"/>
              </w:rPr>
              <w:t>④</w:t>
            </w:r>
            <w:r>
              <w:rPr>
                <w:sz w:val="18"/>
                <w:szCs w:val="18"/>
              </w:rPr>
              <w:t>调整图片：用户可以对当前页面中的图片进行调整，右击选中图片，可进行图片的替换，大小的调整，以及图片的旋转。</w:t>
            </w:r>
          </w:p>
          <w:p w:rsidR="00EC0997" w:rsidRDefault="006117A3">
            <w:pPr>
              <w:adjustRightInd/>
              <w:spacing w:line="360" w:lineRule="exact"/>
              <w:textAlignment w:val="auto"/>
              <w:rPr>
                <w:sz w:val="18"/>
                <w:szCs w:val="18"/>
              </w:rPr>
            </w:pPr>
            <w:r>
              <w:rPr>
                <w:sz w:val="18"/>
                <w:szCs w:val="18"/>
              </w:rPr>
              <w:t>⑤</w:t>
            </w:r>
            <w:r>
              <w:rPr>
                <w:sz w:val="18"/>
                <w:szCs w:val="18"/>
              </w:rPr>
              <w:t>更换单页图片：用户可以对当前页面中的图片进行更换为单张图片。</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参与者</w:t>
            </w:r>
          </w:p>
        </w:tc>
        <w:tc>
          <w:tcPr>
            <w:tcW w:w="7433" w:type="dxa"/>
          </w:tcPr>
          <w:p w:rsidR="00EC0997" w:rsidRDefault="006117A3">
            <w:pPr>
              <w:adjustRightInd/>
              <w:spacing w:line="360" w:lineRule="exact"/>
              <w:textAlignment w:val="auto"/>
              <w:rPr>
                <w:sz w:val="18"/>
                <w:szCs w:val="18"/>
              </w:rPr>
            </w:pPr>
            <w:r>
              <w:rPr>
                <w:sz w:val="18"/>
                <w:szCs w:val="18"/>
              </w:rPr>
              <w:t>用户</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频度</w:t>
            </w:r>
          </w:p>
        </w:tc>
        <w:tc>
          <w:tcPr>
            <w:tcW w:w="7433" w:type="dxa"/>
          </w:tcPr>
          <w:p w:rsidR="00EC0997" w:rsidRDefault="006117A3">
            <w:pPr>
              <w:adjustRightInd/>
              <w:spacing w:line="360" w:lineRule="exact"/>
              <w:textAlignment w:val="auto"/>
              <w:rPr>
                <w:sz w:val="18"/>
                <w:szCs w:val="18"/>
              </w:rPr>
            </w:pPr>
            <w:r>
              <w:rPr>
                <w:sz w:val="18"/>
                <w:szCs w:val="18"/>
              </w:rPr>
              <w:t>视用户需要</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前置条件</w:t>
            </w:r>
          </w:p>
        </w:tc>
        <w:tc>
          <w:tcPr>
            <w:tcW w:w="7433" w:type="dxa"/>
          </w:tcPr>
          <w:p w:rsidR="00EC0997" w:rsidRDefault="006117A3">
            <w:pPr>
              <w:adjustRightInd/>
              <w:spacing w:line="360" w:lineRule="exact"/>
              <w:textAlignment w:val="auto"/>
              <w:rPr>
                <w:sz w:val="18"/>
                <w:szCs w:val="18"/>
              </w:rPr>
            </w:pPr>
            <w:r>
              <w:rPr>
                <w:sz w:val="18"/>
                <w:szCs w:val="18"/>
              </w:rPr>
              <w:t>已导入图片文件</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后置条件</w:t>
            </w:r>
          </w:p>
        </w:tc>
        <w:tc>
          <w:tcPr>
            <w:tcW w:w="7433" w:type="dxa"/>
          </w:tcPr>
          <w:p w:rsidR="00EC0997" w:rsidRDefault="006117A3">
            <w:pPr>
              <w:adjustRightInd/>
              <w:spacing w:line="360" w:lineRule="exact"/>
              <w:textAlignment w:val="auto"/>
              <w:rPr>
                <w:sz w:val="18"/>
                <w:szCs w:val="18"/>
              </w:rPr>
            </w:pPr>
            <w:r>
              <w:rPr>
                <w:sz w:val="18"/>
                <w:szCs w:val="18"/>
              </w:rPr>
              <w:t>编辑成功</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lastRenderedPageBreak/>
              <w:t>扩展用例</w:t>
            </w:r>
          </w:p>
        </w:tc>
        <w:tc>
          <w:tcPr>
            <w:tcW w:w="7433" w:type="dxa"/>
          </w:tcPr>
          <w:p w:rsidR="00EC0997" w:rsidRDefault="006117A3">
            <w:pPr>
              <w:adjustRightInd/>
              <w:spacing w:line="360" w:lineRule="exact"/>
              <w:textAlignment w:val="auto"/>
              <w:rPr>
                <w:sz w:val="18"/>
                <w:szCs w:val="18"/>
              </w:rPr>
            </w:pPr>
            <w:r>
              <w:rPr>
                <w:sz w:val="18"/>
                <w:szCs w:val="18"/>
              </w:rPr>
              <w:t>无</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包含用例</w:t>
            </w:r>
          </w:p>
        </w:tc>
        <w:tc>
          <w:tcPr>
            <w:tcW w:w="7433" w:type="dxa"/>
          </w:tcPr>
          <w:p w:rsidR="00EC0997" w:rsidRDefault="006117A3">
            <w:pPr>
              <w:numPr>
                <w:ilvl w:val="0"/>
                <w:numId w:val="9"/>
              </w:numPr>
              <w:adjustRightInd/>
              <w:spacing w:line="360" w:lineRule="exact"/>
              <w:textAlignment w:val="auto"/>
              <w:rPr>
                <w:sz w:val="18"/>
                <w:szCs w:val="18"/>
              </w:rPr>
            </w:pPr>
            <w:r>
              <w:rPr>
                <w:sz w:val="18"/>
                <w:szCs w:val="18"/>
              </w:rPr>
              <w:t>更换当前模版</w:t>
            </w:r>
          </w:p>
          <w:p w:rsidR="00EC0997" w:rsidRDefault="006117A3">
            <w:pPr>
              <w:numPr>
                <w:ilvl w:val="0"/>
                <w:numId w:val="9"/>
              </w:numPr>
              <w:adjustRightInd/>
              <w:spacing w:line="360" w:lineRule="exact"/>
              <w:textAlignment w:val="auto"/>
              <w:rPr>
                <w:sz w:val="18"/>
                <w:szCs w:val="18"/>
              </w:rPr>
            </w:pPr>
            <w:r>
              <w:rPr>
                <w:sz w:val="18"/>
                <w:szCs w:val="18"/>
              </w:rPr>
              <w:t>加入</w:t>
            </w:r>
            <w:r>
              <w:rPr>
                <w:rFonts w:hint="eastAsia"/>
                <w:sz w:val="18"/>
                <w:szCs w:val="18"/>
              </w:rPr>
              <w:t>水印</w:t>
            </w:r>
          </w:p>
          <w:p w:rsidR="00EC0997" w:rsidRDefault="006117A3">
            <w:pPr>
              <w:numPr>
                <w:ilvl w:val="0"/>
                <w:numId w:val="9"/>
              </w:numPr>
              <w:adjustRightInd/>
              <w:spacing w:line="360" w:lineRule="exact"/>
              <w:textAlignment w:val="auto"/>
              <w:rPr>
                <w:sz w:val="18"/>
                <w:szCs w:val="18"/>
              </w:rPr>
            </w:pPr>
            <w:r>
              <w:rPr>
                <w:rFonts w:hint="eastAsia"/>
                <w:sz w:val="18"/>
                <w:szCs w:val="18"/>
              </w:rPr>
              <w:t>添加描述文字</w:t>
            </w:r>
          </w:p>
          <w:p w:rsidR="00EC0997" w:rsidRDefault="006117A3">
            <w:pPr>
              <w:numPr>
                <w:ilvl w:val="0"/>
                <w:numId w:val="9"/>
              </w:numPr>
              <w:adjustRightInd/>
              <w:spacing w:line="360" w:lineRule="exact"/>
              <w:textAlignment w:val="auto"/>
              <w:rPr>
                <w:sz w:val="18"/>
                <w:szCs w:val="18"/>
              </w:rPr>
            </w:pPr>
            <w:r>
              <w:rPr>
                <w:rFonts w:hint="eastAsia"/>
                <w:sz w:val="18"/>
                <w:szCs w:val="18"/>
              </w:rPr>
              <w:t>调整图片</w:t>
            </w:r>
          </w:p>
          <w:p w:rsidR="00EC0997" w:rsidRDefault="006117A3">
            <w:pPr>
              <w:numPr>
                <w:ilvl w:val="0"/>
                <w:numId w:val="9"/>
              </w:numPr>
              <w:adjustRightInd/>
              <w:spacing w:line="360" w:lineRule="exact"/>
              <w:textAlignment w:val="auto"/>
              <w:rPr>
                <w:sz w:val="18"/>
                <w:szCs w:val="18"/>
              </w:rPr>
            </w:pPr>
            <w:r>
              <w:rPr>
                <w:rFonts w:hint="eastAsia"/>
                <w:sz w:val="18"/>
                <w:szCs w:val="18"/>
              </w:rPr>
              <w:t>更换单页图片</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基本操作流程</w:t>
            </w:r>
          </w:p>
        </w:tc>
        <w:tc>
          <w:tcPr>
            <w:tcW w:w="7433" w:type="dxa"/>
          </w:tcPr>
          <w:p w:rsidR="00EC0997" w:rsidRDefault="006117A3">
            <w:pPr>
              <w:adjustRightInd/>
              <w:spacing w:line="360" w:lineRule="exact"/>
              <w:textAlignment w:val="auto"/>
              <w:rPr>
                <w:sz w:val="18"/>
                <w:szCs w:val="18"/>
              </w:rPr>
            </w:pPr>
            <w:r>
              <w:rPr>
                <w:sz w:val="18"/>
                <w:szCs w:val="18"/>
              </w:rPr>
              <w:t xml:space="preserve">1. </w:t>
            </w:r>
            <w:r>
              <w:rPr>
                <w:sz w:val="18"/>
                <w:szCs w:val="18"/>
              </w:rPr>
              <w:t>用户点击编辑按钮</w:t>
            </w:r>
          </w:p>
          <w:p w:rsidR="00EC0997" w:rsidRDefault="006117A3">
            <w:pPr>
              <w:adjustRightInd/>
              <w:spacing w:line="360" w:lineRule="exact"/>
              <w:textAlignment w:val="auto"/>
              <w:rPr>
                <w:sz w:val="18"/>
                <w:szCs w:val="18"/>
              </w:rPr>
            </w:pPr>
            <w:r>
              <w:rPr>
                <w:sz w:val="18"/>
                <w:szCs w:val="18"/>
              </w:rPr>
              <w:t xml:space="preserve">2. </w:t>
            </w:r>
            <w:r>
              <w:rPr>
                <w:sz w:val="18"/>
                <w:szCs w:val="18"/>
              </w:rPr>
              <w:t>用户选择所要进行的编辑</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可选操作流程</w:t>
            </w:r>
          </w:p>
        </w:tc>
        <w:tc>
          <w:tcPr>
            <w:tcW w:w="7433" w:type="dxa"/>
          </w:tcPr>
          <w:p w:rsidR="00EC0997" w:rsidRDefault="006117A3">
            <w:pPr>
              <w:adjustRightInd/>
              <w:spacing w:line="360" w:lineRule="exact"/>
              <w:textAlignment w:val="auto"/>
              <w:rPr>
                <w:sz w:val="18"/>
                <w:szCs w:val="18"/>
              </w:rPr>
            </w:pPr>
            <w:r>
              <w:rPr>
                <w:sz w:val="18"/>
                <w:szCs w:val="18"/>
              </w:rPr>
              <w:t xml:space="preserve">2a. </w:t>
            </w:r>
            <w:r>
              <w:rPr>
                <w:sz w:val="18"/>
                <w:szCs w:val="18"/>
              </w:rPr>
              <w:t>选择更换当前模版</w:t>
            </w:r>
          </w:p>
          <w:p w:rsidR="00EC0997" w:rsidRDefault="006117A3">
            <w:pPr>
              <w:adjustRightInd/>
              <w:spacing w:line="360" w:lineRule="exact"/>
              <w:textAlignment w:val="auto"/>
              <w:rPr>
                <w:sz w:val="18"/>
                <w:szCs w:val="18"/>
              </w:rPr>
            </w:pPr>
            <w:r>
              <w:rPr>
                <w:sz w:val="18"/>
                <w:szCs w:val="18"/>
              </w:rPr>
              <w:t xml:space="preserve">   2a.1 </w:t>
            </w:r>
            <w:r>
              <w:rPr>
                <w:sz w:val="18"/>
                <w:szCs w:val="18"/>
              </w:rPr>
              <w:t>用户选择所要更改的模版</w:t>
            </w:r>
          </w:p>
          <w:p w:rsidR="00EC0997" w:rsidRDefault="006117A3">
            <w:pPr>
              <w:adjustRightInd/>
              <w:spacing w:line="360" w:lineRule="exact"/>
              <w:textAlignment w:val="auto"/>
              <w:rPr>
                <w:sz w:val="18"/>
                <w:szCs w:val="18"/>
              </w:rPr>
            </w:pPr>
            <w:r>
              <w:rPr>
                <w:sz w:val="18"/>
                <w:szCs w:val="18"/>
              </w:rPr>
              <w:t xml:space="preserve">   2a.2 </w:t>
            </w:r>
            <w:r>
              <w:rPr>
                <w:sz w:val="18"/>
                <w:szCs w:val="18"/>
              </w:rPr>
              <w:t>用户点击确认按钮</w:t>
            </w:r>
          </w:p>
          <w:p w:rsidR="00EC0997" w:rsidRDefault="006117A3">
            <w:pPr>
              <w:adjustRightInd/>
              <w:spacing w:line="360" w:lineRule="exact"/>
              <w:textAlignment w:val="auto"/>
              <w:rPr>
                <w:sz w:val="18"/>
                <w:szCs w:val="18"/>
              </w:rPr>
            </w:pPr>
            <w:r>
              <w:rPr>
                <w:sz w:val="18"/>
                <w:szCs w:val="18"/>
              </w:rPr>
              <w:t xml:space="preserve">2b. </w:t>
            </w:r>
            <w:r>
              <w:rPr>
                <w:sz w:val="18"/>
                <w:szCs w:val="18"/>
              </w:rPr>
              <w:t>选择加入</w:t>
            </w:r>
            <w:r>
              <w:rPr>
                <w:rFonts w:hint="eastAsia"/>
                <w:sz w:val="18"/>
                <w:szCs w:val="18"/>
              </w:rPr>
              <w:t>水印</w:t>
            </w:r>
          </w:p>
          <w:p w:rsidR="00EC0997" w:rsidRDefault="006117A3">
            <w:pPr>
              <w:adjustRightInd/>
              <w:spacing w:line="360" w:lineRule="exact"/>
              <w:textAlignment w:val="auto"/>
              <w:rPr>
                <w:sz w:val="18"/>
                <w:szCs w:val="18"/>
              </w:rPr>
            </w:pPr>
            <w:r>
              <w:rPr>
                <w:sz w:val="18"/>
                <w:szCs w:val="18"/>
              </w:rPr>
              <w:t xml:space="preserve">   2b.1 </w:t>
            </w:r>
            <w:r>
              <w:rPr>
                <w:sz w:val="18"/>
                <w:szCs w:val="18"/>
              </w:rPr>
              <w:t>用户输入</w:t>
            </w:r>
            <w:r>
              <w:rPr>
                <w:rFonts w:hint="eastAsia"/>
                <w:sz w:val="18"/>
                <w:szCs w:val="18"/>
              </w:rPr>
              <w:t>水印</w:t>
            </w:r>
            <w:r>
              <w:rPr>
                <w:sz w:val="18"/>
                <w:szCs w:val="18"/>
              </w:rPr>
              <w:t>文字</w:t>
            </w:r>
          </w:p>
          <w:p w:rsidR="00EC0997" w:rsidRDefault="006117A3">
            <w:pPr>
              <w:adjustRightInd/>
              <w:spacing w:line="360" w:lineRule="exact"/>
              <w:textAlignment w:val="auto"/>
              <w:rPr>
                <w:sz w:val="18"/>
                <w:szCs w:val="18"/>
              </w:rPr>
            </w:pPr>
            <w:r>
              <w:rPr>
                <w:sz w:val="18"/>
                <w:szCs w:val="18"/>
              </w:rPr>
              <w:t xml:space="preserve">   2b.2 </w:t>
            </w:r>
            <w:r>
              <w:rPr>
                <w:sz w:val="18"/>
                <w:szCs w:val="18"/>
              </w:rPr>
              <w:t>用户对字体、字号、颜色、位置进行选择</w:t>
            </w:r>
          </w:p>
          <w:p w:rsidR="00EC0997" w:rsidRDefault="006117A3">
            <w:pPr>
              <w:adjustRightInd/>
              <w:spacing w:line="360" w:lineRule="exact"/>
              <w:textAlignment w:val="auto"/>
              <w:rPr>
                <w:sz w:val="18"/>
                <w:szCs w:val="18"/>
              </w:rPr>
            </w:pPr>
            <w:r>
              <w:rPr>
                <w:sz w:val="18"/>
                <w:szCs w:val="18"/>
              </w:rPr>
              <w:t xml:space="preserve">   2b.3 </w:t>
            </w:r>
            <w:r>
              <w:rPr>
                <w:sz w:val="18"/>
                <w:szCs w:val="18"/>
              </w:rPr>
              <w:t>用户点击确认按钮</w:t>
            </w:r>
          </w:p>
          <w:p w:rsidR="00EC0997" w:rsidRDefault="006117A3">
            <w:pPr>
              <w:adjustRightInd/>
              <w:spacing w:line="360" w:lineRule="exact"/>
              <w:textAlignment w:val="auto"/>
              <w:rPr>
                <w:sz w:val="18"/>
                <w:szCs w:val="18"/>
              </w:rPr>
            </w:pPr>
            <w:r>
              <w:rPr>
                <w:sz w:val="18"/>
                <w:szCs w:val="18"/>
              </w:rPr>
              <w:t xml:space="preserve">2c. </w:t>
            </w:r>
            <w:r>
              <w:rPr>
                <w:sz w:val="18"/>
                <w:szCs w:val="18"/>
              </w:rPr>
              <w:t>选择</w:t>
            </w:r>
            <w:r>
              <w:rPr>
                <w:rFonts w:hint="eastAsia"/>
                <w:sz w:val="18"/>
                <w:szCs w:val="18"/>
              </w:rPr>
              <w:t>添加描述文字</w:t>
            </w:r>
          </w:p>
          <w:p w:rsidR="00EC0997" w:rsidRDefault="006117A3">
            <w:pPr>
              <w:adjustRightInd/>
              <w:spacing w:line="360" w:lineRule="exact"/>
              <w:textAlignment w:val="auto"/>
              <w:rPr>
                <w:sz w:val="18"/>
                <w:szCs w:val="18"/>
              </w:rPr>
            </w:pPr>
            <w:r>
              <w:rPr>
                <w:sz w:val="18"/>
                <w:szCs w:val="18"/>
              </w:rPr>
              <w:t xml:space="preserve">   2c.1 </w:t>
            </w:r>
            <w:r>
              <w:rPr>
                <w:sz w:val="18"/>
                <w:szCs w:val="18"/>
              </w:rPr>
              <w:t>用户输入</w:t>
            </w:r>
            <w:r>
              <w:rPr>
                <w:rFonts w:hint="eastAsia"/>
                <w:sz w:val="18"/>
                <w:szCs w:val="18"/>
              </w:rPr>
              <w:t>描述</w:t>
            </w:r>
            <w:r>
              <w:rPr>
                <w:sz w:val="18"/>
                <w:szCs w:val="18"/>
              </w:rPr>
              <w:t>文字</w:t>
            </w:r>
          </w:p>
          <w:p w:rsidR="00EC0997" w:rsidRDefault="006117A3">
            <w:pPr>
              <w:adjustRightInd/>
              <w:spacing w:line="360" w:lineRule="exact"/>
              <w:textAlignment w:val="auto"/>
              <w:rPr>
                <w:sz w:val="18"/>
                <w:szCs w:val="18"/>
              </w:rPr>
            </w:pPr>
            <w:r>
              <w:rPr>
                <w:sz w:val="18"/>
                <w:szCs w:val="18"/>
              </w:rPr>
              <w:t xml:space="preserve">   2c.2 </w:t>
            </w:r>
            <w:r>
              <w:rPr>
                <w:sz w:val="18"/>
                <w:szCs w:val="18"/>
              </w:rPr>
              <w:t>用户对字体、字号、颜色进行选择</w:t>
            </w:r>
            <w:r>
              <w:rPr>
                <w:rFonts w:hint="eastAsia"/>
                <w:sz w:val="18"/>
                <w:szCs w:val="18"/>
              </w:rPr>
              <w:t>，位置统一在图片下方白边处</w:t>
            </w:r>
          </w:p>
          <w:p w:rsidR="00EC0997" w:rsidRDefault="006117A3">
            <w:pPr>
              <w:adjustRightInd/>
              <w:spacing w:line="360" w:lineRule="exact"/>
              <w:textAlignment w:val="auto"/>
              <w:rPr>
                <w:sz w:val="18"/>
                <w:szCs w:val="18"/>
              </w:rPr>
            </w:pPr>
            <w:r>
              <w:rPr>
                <w:sz w:val="18"/>
                <w:szCs w:val="18"/>
              </w:rPr>
              <w:t xml:space="preserve">   2</w:t>
            </w:r>
            <w:r>
              <w:rPr>
                <w:rFonts w:hint="eastAsia"/>
                <w:sz w:val="18"/>
                <w:szCs w:val="18"/>
              </w:rPr>
              <w:t>c</w:t>
            </w:r>
            <w:r>
              <w:rPr>
                <w:sz w:val="18"/>
                <w:szCs w:val="18"/>
              </w:rPr>
              <w:t xml:space="preserve">.3 </w:t>
            </w:r>
            <w:r>
              <w:rPr>
                <w:sz w:val="18"/>
                <w:szCs w:val="18"/>
              </w:rPr>
              <w:t>用户点击确认按钮</w:t>
            </w:r>
          </w:p>
          <w:p w:rsidR="00EC0997" w:rsidRDefault="006117A3">
            <w:pPr>
              <w:adjustRightInd/>
              <w:spacing w:line="360" w:lineRule="exact"/>
              <w:textAlignment w:val="auto"/>
              <w:rPr>
                <w:sz w:val="18"/>
                <w:szCs w:val="18"/>
              </w:rPr>
            </w:pPr>
            <w:r>
              <w:rPr>
                <w:sz w:val="18"/>
                <w:szCs w:val="18"/>
              </w:rPr>
              <w:t>2</w:t>
            </w:r>
            <w:r>
              <w:rPr>
                <w:rFonts w:hint="eastAsia"/>
                <w:sz w:val="18"/>
                <w:szCs w:val="18"/>
              </w:rPr>
              <w:t>d</w:t>
            </w:r>
            <w:r>
              <w:rPr>
                <w:sz w:val="18"/>
                <w:szCs w:val="18"/>
              </w:rPr>
              <w:t xml:space="preserve">. </w:t>
            </w:r>
            <w:r>
              <w:rPr>
                <w:sz w:val="18"/>
                <w:szCs w:val="18"/>
              </w:rPr>
              <w:t>选择调整图片</w:t>
            </w:r>
          </w:p>
          <w:p w:rsidR="00EC0997" w:rsidRDefault="006117A3">
            <w:pPr>
              <w:adjustRightInd/>
              <w:spacing w:line="360" w:lineRule="exact"/>
              <w:textAlignment w:val="auto"/>
              <w:rPr>
                <w:sz w:val="18"/>
                <w:szCs w:val="18"/>
              </w:rPr>
            </w:pPr>
            <w:r>
              <w:rPr>
                <w:sz w:val="18"/>
                <w:szCs w:val="18"/>
              </w:rPr>
              <w:t xml:space="preserve">   2</w:t>
            </w:r>
            <w:r>
              <w:rPr>
                <w:rFonts w:hint="eastAsia"/>
                <w:sz w:val="18"/>
                <w:szCs w:val="18"/>
              </w:rPr>
              <w:t>d</w:t>
            </w:r>
            <w:r>
              <w:rPr>
                <w:sz w:val="18"/>
                <w:szCs w:val="18"/>
              </w:rPr>
              <w:t xml:space="preserve">.1 </w:t>
            </w:r>
            <w:r>
              <w:rPr>
                <w:sz w:val="18"/>
                <w:szCs w:val="18"/>
              </w:rPr>
              <w:t>用户选择所要调整的图片</w:t>
            </w:r>
          </w:p>
          <w:p w:rsidR="00EC0997" w:rsidRDefault="006117A3">
            <w:pPr>
              <w:adjustRightInd/>
              <w:spacing w:line="360" w:lineRule="exact"/>
              <w:textAlignment w:val="auto"/>
              <w:rPr>
                <w:sz w:val="18"/>
                <w:szCs w:val="18"/>
              </w:rPr>
            </w:pPr>
            <w:r>
              <w:rPr>
                <w:sz w:val="18"/>
                <w:szCs w:val="18"/>
              </w:rPr>
              <w:t xml:space="preserve">   2</w:t>
            </w:r>
            <w:r>
              <w:rPr>
                <w:rFonts w:hint="eastAsia"/>
                <w:sz w:val="18"/>
                <w:szCs w:val="18"/>
              </w:rPr>
              <w:t>d</w:t>
            </w:r>
            <w:r>
              <w:rPr>
                <w:sz w:val="18"/>
                <w:szCs w:val="18"/>
              </w:rPr>
              <w:t xml:space="preserve">.2 </w:t>
            </w:r>
            <w:r>
              <w:rPr>
                <w:sz w:val="18"/>
                <w:szCs w:val="18"/>
              </w:rPr>
              <w:t>用户</w:t>
            </w:r>
            <w:r>
              <w:rPr>
                <w:rFonts w:hint="eastAsia"/>
                <w:sz w:val="18"/>
                <w:szCs w:val="18"/>
              </w:rPr>
              <w:t>可以更换，放大</w:t>
            </w:r>
            <w:r>
              <w:rPr>
                <w:rFonts w:hint="eastAsia"/>
                <w:sz w:val="18"/>
                <w:szCs w:val="18"/>
              </w:rPr>
              <w:t>/</w:t>
            </w:r>
            <w:r>
              <w:rPr>
                <w:rFonts w:hint="eastAsia"/>
                <w:sz w:val="18"/>
                <w:szCs w:val="18"/>
              </w:rPr>
              <w:t>缩小，旋转当前所选图片</w:t>
            </w:r>
          </w:p>
          <w:p w:rsidR="00EC0997" w:rsidRDefault="006117A3">
            <w:pPr>
              <w:adjustRightInd/>
              <w:spacing w:line="360" w:lineRule="exact"/>
              <w:textAlignment w:val="auto"/>
              <w:rPr>
                <w:sz w:val="18"/>
                <w:szCs w:val="18"/>
              </w:rPr>
            </w:pPr>
            <w:r>
              <w:rPr>
                <w:sz w:val="18"/>
                <w:szCs w:val="18"/>
              </w:rPr>
              <w:t>2</w:t>
            </w:r>
            <w:r>
              <w:rPr>
                <w:rFonts w:hint="eastAsia"/>
                <w:sz w:val="18"/>
                <w:szCs w:val="18"/>
              </w:rPr>
              <w:t>e</w:t>
            </w:r>
            <w:r>
              <w:rPr>
                <w:sz w:val="18"/>
                <w:szCs w:val="18"/>
              </w:rPr>
              <w:t xml:space="preserve">. </w:t>
            </w:r>
            <w:r>
              <w:rPr>
                <w:sz w:val="18"/>
                <w:szCs w:val="18"/>
              </w:rPr>
              <w:t>选择更换图片</w:t>
            </w:r>
          </w:p>
          <w:p w:rsidR="00EC0997" w:rsidRDefault="006117A3">
            <w:pPr>
              <w:adjustRightInd/>
              <w:spacing w:line="360" w:lineRule="exact"/>
              <w:textAlignment w:val="auto"/>
              <w:rPr>
                <w:sz w:val="18"/>
                <w:szCs w:val="18"/>
              </w:rPr>
            </w:pPr>
            <w:r>
              <w:rPr>
                <w:sz w:val="18"/>
                <w:szCs w:val="18"/>
              </w:rPr>
              <w:t xml:space="preserve">   2</w:t>
            </w:r>
            <w:r>
              <w:rPr>
                <w:rFonts w:hint="eastAsia"/>
                <w:sz w:val="18"/>
                <w:szCs w:val="18"/>
              </w:rPr>
              <w:t>e</w:t>
            </w:r>
            <w:r>
              <w:rPr>
                <w:sz w:val="18"/>
                <w:szCs w:val="18"/>
              </w:rPr>
              <w:t xml:space="preserve">.1 </w:t>
            </w:r>
            <w:r>
              <w:rPr>
                <w:sz w:val="18"/>
                <w:szCs w:val="18"/>
              </w:rPr>
              <w:t>用户选择所要更换掉的图片</w:t>
            </w:r>
          </w:p>
          <w:p w:rsidR="00EC0997" w:rsidRDefault="006117A3">
            <w:pPr>
              <w:adjustRightInd/>
              <w:spacing w:line="360" w:lineRule="exact"/>
              <w:textAlignment w:val="auto"/>
              <w:rPr>
                <w:sz w:val="18"/>
                <w:szCs w:val="18"/>
              </w:rPr>
            </w:pPr>
            <w:r>
              <w:rPr>
                <w:sz w:val="18"/>
                <w:szCs w:val="18"/>
              </w:rPr>
              <w:t xml:space="preserve">   2</w:t>
            </w:r>
            <w:r>
              <w:rPr>
                <w:rFonts w:hint="eastAsia"/>
                <w:sz w:val="18"/>
                <w:szCs w:val="18"/>
              </w:rPr>
              <w:t>e</w:t>
            </w:r>
            <w:r>
              <w:rPr>
                <w:sz w:val="18"/>
                <w:szCs w:val="18"/>
              </w:rPr>
              <w:t xml:space="preserve">.2 </w:t>
            </w:r>
            <w:r>
              <w:rPr>
                <w:sz w:val="18"/>
                <w:szCs w:val="18"/>
              </w:rPr>
              <w:t>用户选择要更换</w:t>
            </w:r>
            <w:r>
              <w:rPr>
                <w:rFonts w:hint="eastAsia"/>
                <w:sz w:val="18"/>
                <w:szCs w:val="18"/>
              </w:rPr>
              <w:t>为</w:t>
            </w:r>
            <w:r>
              <w:rPr>
                <w:sz w:val="18"/>
                <w:szCs w:val="18"/>
              </w:rPr>
              <w:t>的</w:t>
            </w:r>
            <w:r>
              <w:rPr>
                <w:rFonts w:hint="eastAsia"/>
                <w:sz w:val="18"/>
                <w:szCs w:val="18"/>
              </w:rPr>
              <w:t>目标</w:t>
            </w:r>
            <w:r>
              <w:rPr>
                <w:sz w:val="18"/>
                <w:szCs w:val="18"/>
              </w:rPr>
              <w:t>图片</w:t>
            </w:r>
          </w:p>
          <w:p w:rsidR="00EC0997" w:rsidRDefault="006117A3">
            <w:pPr>
              <w:adjustRightInd/>
              <w:spacing w:line="360" w:lineRule="exact"/>
              <w:textAlignment w:val="auto"/>
              <w:rPr>
                <w:sz w:val="18"/>
                <w:szCs w:val="18"/>
              </w:rPr>
            </w:pPr>
            <w:r>
              <w:rPr>
                <w:sz w:val="18"/>
                <w:szCs w:val="18"/>
              </w:rPr>
              <w:t xml:space="preserve">   2d.3 </w:t>
            </w:r>
            <w:r>
              <w:rPr>
                <w:sz w:val="18"/>
                <w:szCs w:val="18"/>
              </w:rPr>
              <w:t>用户点击确认按钮</w:t>
            </w:r>
          </w:p>
        </w:tc>
      </w:tr>
    </w:tbl>
    <w:p w:rsidR="00EC0997" w:rsidRDefault="00EC0997"/>
    <w:p w:rsidR="00EC0997" w:rsidRDefault="006117A3">
      <w:pPr>
        <w:pStyle w:val="3"/>
        <w:numPr>
          <w:ilvl w:val="2"/>
          <w:numId w:val="1"/>
        </w:numPr>
        <w:ind w:firstLineChars="0"/>
      </w:pPr>
      <w:r>
        <w:rPr>
          <w:rFonts w:hint="eastAsia"/>
        </w:rPr>
        <w:t xml:space="preserve"> </w:t>
      </w:r>
      <w:bookmarkStart w:id="103" w:name="_Toc9328"/>
      <w:r>
        <w:rPr>
          <w:rFonts w:hint="eastAsia"/>
        </w:rPr>
        <w:t>导出相册用例分析</w:t>
      </w:r>
      <w:bookmarkEnd w:id="103"/>
      <w:r>
        <w:rPr>
          <w:rFonts w:hint="eastAsia"/>
        </w:rPr>
        <w:tab/>
      </w:r>
    </w:p>
    <w:p w:rsidR="00EC0997" w:rsidRDefault="006117A3">
      <w:pPr>
        <w:numPr>
          <w:ilvl w:val="0"/>
          <w:numId w:val="10"/>
        </w:numPr>
        <w:spacing w:line="360" w:lineRule="exact"/>
        <w:ind w:leftChars="200" w:left="420" w:firstLine="420"/>
        <w:rPr>
          <w:rFonts w:ascii="宋体" w:hAnsi="宋体"/>
        </w:rPr>
      </w:pPr>
      <w:r>
        <w:rPr>
          <w:rFonts w:ascii="宋体" w:hAnsi="宋体"/>
        </w:rPr>
        <w:t>导出相册用例图</w:t>
      </w:r>
    </w:p>
    <w:p w:rsidR="00EC0997" w:rsidRDefault="006117A3">
      <w:pPr>
        <w:ind w:leftChars="200" w:left="420"/>
        <w:jc w:val="center"/>
        <w:rPr>
          <w:rFonts w:ascii="宋体" w:hAnsi="宋体"/>
        </w:rPr>
      </w:pPr>
      <w:r>
        <w:rPr>
          <w:rFonts w:ascii="宋体" w:hAnsi="宋体" w:hint="eastAsia"/>
          <w:noProof/>
        </w:rPr>
        <w:lastRenderedPageBreak/>
        <w:drawing>
          <wp:inline distT="0" distB="0" distL="114300" distR="114300">
            <wp:extent cx="4861560" cy="2095500"/>
            <wp:effectExtent l="0" t="0" r="0" b="7620"/>
            <wp:docPr id="37" name="图片 37" descr="导出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导出用例"/>
                    <pic:cNvPicPr>
                      <a:picLocks noChangeAspect="1"/>
                    </pic:cNvPicPr>
                  </pic:nvPicPr>
                  <pic:blipFill>
                    <a:blip r:embed="rId19"/>
                    <a:stretch>
                      <a:fillRect/>
                    </a:stretch>
                  </pic:blipFill>
                  <pic:spPr>
                    <a:xfrm>
                      <a:off x="0" y="0"/>
                      <a:ext cx="4861560" cy="2095500"/>
                    </a:xfrm>
                    <a:prstGeom prst="rect">
                      <a:avLst/>
                    </a:prstGeom>
                  </pic:spPr>
                </pic:pic>
              </a:graphicData>
            </a:graphic>
          </wp:inline>
        </w:drawing>
      </w:r>
    </w:p>
    <w:p w:rsidR="00EC0997" w:rsidRDefault="006117A3">
      <w:pPr>
        <w:spacing w:line="360" w:lineRule="exact"/>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3.</w:t>
      </w:r>
      <w:r>
        <w:rPr>
          <w:rFonts w:ascii="宋体" w:hAnsi="宋体" w:cs="宋体" w:hint="eastAsia"/>
          <w:sz w:val="18"/>
          <w:szCs w:val="18"/>
        </w:rPr>
        <w:t>9</w:t>
      </w:r>
      <w:r>
        <w:rPr>
          <w:rFonts w:ascii="宋体" w:hAnsi="宋体" w:cs="宋体"/>
          <w:sz w:val="18"/>
          <w:szCs w:val="18"/>
        </w:rPr>
        <w:t xml:space="preserve"> 导出相册</w:t>
      </w:r>
      <w:r>
        <w:rPr>
          <w:rFonts w:ascii="宋体" w:hAnsi="宋体" w:cs="宋体" w:hint="eastAsia"/>
          <w:sz w:val="18"/>
          <w:szCs w:val="18"/>
        </w:rPr>
        <w:t>用例图</w:t>
      </w:r>
    </w:p>
    <w:p w:rsidR="00EC0997" w:rsidRDefault="00EC0997">
      <w:pPr>
        <w:spacing w:line="360" w:lineRule="exact"/>
        <w:ind w:leftChars="200" w:left="420" w:firstLine="420"/>
        <w:rPr>
          <w:rFonts w:ascii="宋体" w:hAnsi="宋体"/>
        </w:rPr>
      </w:pPr>
    </w:p>
    <w:p w:rsidR="00EC0997" w:rsidRDefault="006117A3">
      <w:pPr>
        <w:spacing w:line="360" w:lineRule="exact"/>
        <w:ind w:leftChars="200" w:left="420" w:firstLine="420"/>
        <w:rPr>
          <w:rFonts w:ascii="宋体" w:hAnsi="宋体"/>
        </w:rPr>
      </w:pPr>
      <w:r>
        <w:rPr>
          <w:rFonts w:ascii="宋体" w:hAnsi="宋体"/>
        </w:rPr>
        <w:t>（2）导出相册用例分析</w:t>
      </w:r>
    </w:p>
    <w:p w:rsidR="00EC0997" w:rsidRDefault="00EC0997">
      <w:pPr>
        <w:spacing w:line="360" w:lineRule="exact"/>
        <w:rPr>
          <w:rFonts w:ascii="宋体" w:hAnsi="宋体" w:cs="宋体"/>
          <w:sz w:val="18"/>
          <w:szCs w:val="18"/>
        </w:rPr>
      </w:pPr>
    </w:p>
    <w:p w:rsidR="00EC0997" w:rsidRDefault="006117A3">
      <w:pPr>
        <w:pStyle w:val="a5"/>
        <w:rPr>
          <w:rFonts w:ascii="宋体" w:hAnsi="宋体" w:cs="宋体"/>
        </w:rPr>
      </w:pPr>
      <w:r>
        <w:rPr>
          <w:rFonts w:ascii="宋体" w:hAnsi="宋体" w:cs="宋体" w:hint="eastAsia"/>
        </w:rPr>
        <w:t>表3.7</w:t>
      </w:r>
      <w:r>
        <w:rPr>
          <w:rFonts w:ascii="宋体" w:hAnsi="宋体" w:cs="宋体"/>
        </w:rPr>
        <w:t xml:space="preserve"> 导出相册</w:t>
      </w:r>
      <w:r>
        <w:rPr>
          <w:rFonts w:ascii="宋体" w:hAnsi="宋体" w:cs="宋体" w:hint="eastAsia"/>
        </w:rPr>
        <w:t>用例分析</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1571"/>
        <w:gridCol w:w="7433"/>
      </w:tblGrid>
      <w:tr w:rsidR="00EC0997">
        <w:tc>
          <w:tcPr>
            <w:tcW w:w="1571"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用例名称</w:t>
            </w:r>
          </w:p>
        </w:tc>
        <w:tc>
          <w:tcPr>
            <w:tcW w:w="7433"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导出相册</w:t>
            </w:r>
          </w:p>
        </w:tc>
      </w:tr>
      <w:tr w:rsidR="00EC0997">
        <w:tc>
          <w:tcPr>
            <w:tcW w:w="1571" w:type="dxa"/>
            <w:tcBorders>
              <w:top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描述对象</w:t>
            </w:r>
          </w:p>
        </w:tc>
        <w:tc>
          <w:tcPr>
            <w:tcW w:w="7433" w:type="dxa"/>
            <w:tcBorders>
              <w:top w:val="single" w:sz="4" w:space="0" w:color="000000"/>
            </w:tcBorders>
          </w:tcPr>
          <w:p w:rsidR="00EC0997" w:rsidRDefault="006117A3">
            <w:pPr>
              <w:adjustRightInd/>
              <w:spacing w:line="360" w:lineRule="exact"/>
              <w:textAlignment w:val="auto"/>
              <w:rPr>
                <w:sz w:val="18"/>
                <w:szCs w:val="18"/>
              </w:rPr>
            </w:pPr>
            <w:r>
              <w:rPr>
                <w:sz w:val="18"/>
                <w:szCs w:val="18"/>
              </w:rPr>
              <w:t>用户将当前排版后的</w:t>
            </w:r>
            <w:r>
              <w:rPr>
                <w:rFonts w:hint="eastAsia"/>
                <w:sz w:val="18"/>
                <w:szCs w:val="18"/>
              </w:rPr>
              <w:t>图片文件作为</w:t>
            </w:r>
            <w:r>
              <w:rPr>
                <w:sz w:val="18"/>
                <w:szCs w:val="18"/>
              </w:rPr>
              <w:t>相册进行导出</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标识符</w:t>
            </w:r>
          </w:p>
        </w:tc>
        <w:tc>
          <w:tcPr>
            <w:tcW w:w="7433" w:type="dxa"/>
          </w:tcPr>
          <w:p w:rsidR="00EC0997" w:rsidRDefault="006117A3">
            <w:pPr>
              <w:adjustRightInd/>
              <w:spacing w:line="360" w:lineRule="exact"/>
              <w:textAlignment w:val="auto"/>
              <w:rPr>
                <w:sz w:val="18"/>
                <w:szCs w:val="18"/>
              </w:rPr>
            </w:pPr>
            <w:r>
              <w:rPr>
                <w:sz w:val="18"/>
                <w:szCs w:val="18"/>
              </w:rPr>
              <w:t>UC-00</w:t>
            </w:r>
            <w:r>
              <w:rPr>
                <w:rFonts w:hint="eastAsia"/>
                <w:sz w:val="18"/>
                <w:szCs w:val="18"/>
              </w:rPr>
              <w:t>7</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说明</w:t>
            </w:r>
          </w:p>
        </w:tc>
        <w:tc>
          <w:tcPr>
            <w:tcW w:w="7433" w:type="dxa"/>
          </w:tcPr>
          <w:p w:rsidR="00EC0997" w:rsidRDefault="006117A3">
            <w:pPr>
              <w:adjustRightInd/>
              <w:spacing w:line="360" w:lineRule="exact"/>
              <w:textAlignment w:val="auto"/>
              <w:rPr>
                <w:sz w:val="18"/>
                <w:szCs w:val="18"/>
              </w:rPr>
            </w:pPr>
            <w:r>
              <w:rPr>
                <w:sz w:val="18"/>
                <w:szCs w:val="18"/>
              </w:rPr>
              <w:t>用例主要实现当相册排版，照片编辑等一系列排版工作完成后，用户可将已经制作出的效果图作为一份相册进行导出</w:t>
            </w:r>
            <w:r>
              <w:rPr>
                <w:rFonts w:hint="eastAsia"/>
                <w:sz w:val="18"/>
                <w:szCs w:val="18"/>
              </w:rPr>
              <w:t>。</w:t>
            </w:r>
            <w:r>
              <w:rPr>
                <w:sz w:val="18"/>
                <w:szCs w:val="18"/>
              </w:rPr>
              <w:t>相册可导出为三种形式：导出</w:t>
            </w:r>
            <w:r>
              <w:rPr>
                <w:sz w:val="18"/>
                <w:szCs w:val="18"/>
              </w:rPr>
              <w:t>JPEG</w:t>
            </w:r>
            <w:r>
              <w:rPr>
                <w:sz w:val="18"/>
                <w:szCs w:val="18"/>
              </w:rPr>
              <w:t>格式图片、导出</w:t>
            </w:r>
            <w:r>
              <w:rPr>
                <w:sz w:val="18"/>
                <w:szCs w:val="18"/>
              </w:rPr>
              <w:t>PNG</w:t>
            </w:r>
            <w:r>
              <w:rPr>
                <w:sz w:val="18"/>
                <w:szCs w:val="18"/>
              </w:rPr>
              <w:t>格式图片、导出</w:t>
            </w:r>
            <w:r>
              <w:rPr>
                <w:sz w:val="18"/>
                <w:szCs w:val="18"/>
              </w:rPr>
              <w:t>PDF</w:t>
            </w:r>
            <w:r>
              <w:rPr>
                <w:sz w:val="18"/>
                <w:szCs w:val="18"/>
              </w:rPr>
              <w:t>格式相册。</w:t>
            </w:r>
          </w:p>
          <w:p w:rsidR="00EC0997" w:rsidRDefault="006117A3">
            <w:pPr>
              <w:adjustRightInd/>
              <w:spacing w:line="360" w:lineRule="exact"/>
              <w:textAlignment w:val="auto"/>
              <w:rPr>
                <w:sz w:val="18"/>
                <w:szCs w:val="18"/>
              </w:rPr>
            </w:pPr>
            <w:r>
              <w:rPr>
                <w:sz w:val="18"/>
                <w:szCs w:val="18"/>
              </w:rPr>
              <w:t>①</w:t>
            </w:r>
            <w:r>
              <w:rPr>
                <w:sz w:val="18"/>
                <w:szCs w:val="18"/>
              </w:rPr>
              <w:t>导出</w:t>
            </w:r>
            <w:r>
              <w:rPr>
                <w:sz w:val="18"/>
                <w:szCs w:val="18"/>
              </w:rPr>
              <w:t>JPEG</w:t>
            </w:r>
            <w:r>
              <w:rPr>
                <w:sz w:val="18"/>
                <w:szCs w:val="18"/>
              </w:rPr>
              <w:t>格式图片：将相册的每张页面导出为</w:t>
            </w:r>
            <w:r>
              <w:rPr>
                <w:sz w:val="18"/>
                <w:szCs w:val="18"/>
              </w:rPr>
              <w:t>JPEG</w:t>
            </w:r>
            <w:r>
              <w:rPr>
                <w:sz w:val="18"/>
                <w:szCs w:val="18"/>
              </w:rPr>
              <w:t>图片，并且按照排版顺序保存在用户指定的路径下。</w:t>
            </w:r>
          </w:p>
          <w:p w:rsidR="00EC0997" w:rsidRDefault="006117A3">
            <w:pPr>
              <w:adjustRightInd/>
              <w:spacing w:line="360" w:lineRule="exact"/>
              <w:textAlignment w:val="auto"/>
              <w:rPr>
                <w:sz w:val="18"/>
                <w:szCs w:val="18"/>
              </w:rPr>
            </w:pPr>
            <w:r>
              <w:rPr>
                <w:sz w:val="18"/>
                <w:szCs w:val="18"/>
              </w:rPr>
              <w:t>②</w:t>
            </w:r>
            <w:r>
              <w:rPr>
                <w:sz w:val="18"/>
                <w:szCs w:val="18"/>
              </w:rPr>
              <w:t>导出</w:t>
            </w:r>
            <w:r>
              <w:rPr>
                <w:sz w:val="18"/>
                <w:szCs w:val="18"/>
              </w:rPr>
              <w:t>PNG</w:t>
            </w:r>
            <w:r>
              <w:rPr>
                <w:sz w:val="18"/>
                <w:szCs w:val="18"/>
              </w:rPr>
              <w:t>格式图片：将相册的每张页面导出为</w:t>
            </w:r>
            <w:r>
              <w:rPr>
                <w:sz w:val="18"/>
                <w:szCs w:val="18"/>
              </w:rPr>
              <w:t>PNG</w:t>
            </w:r>
            <w:r>
              <w:rPr>
                <w:sz w:val="18"/>
                <w:szCs w:val="18"/>
              </w:rPr>
              <w:t>图片，并且按照排版顺序保存在用户指定的路径下。</w:t>
            </w:r>
          </w:p>
          <w:p w:rsidR="00EC0997" w:rsidRDefault="006117A3">
            <w:pPr>
              <w:adjustRightInd/>
              <w:spacing w:line="360" w:lineRule="exact"/>
              <w:textAlignment w:val="auto"/>
              <w:rPr>
                <w:sz w:val="18"/>
                <w:szCs w:val="18"/>
              </w:rPr>
            </w:pPr>
            <w:r>
              <w:rPr>
                <w:sz w:val="18"/>
                <w:szCs w:val="18"/>
              </w:rPr>
              <w:t>③</w:t>
            </w:r>
            <w:r>
              <w:rPr>
                <w:sz w:val="18"/>
                <w:szCs w:val="18"/>
              </w:rPr>
              <w:t>导出</w:t>
            </w:r>
            <w:r>
              <w:rPr>
                <w:sz w:val="18"/>
                <w:szCs w:val="18"/>
              </w:rPr>
              <w:t>PDF</w:t>
            </w:r>
            <w:r>
              <w:rPr>
                <w:sz w:val="18"/>
                <w:szCs w:val="18"/>
              </w:rPr>
              <w:t>格式相册：将相册整体导出为一个</w:t>
            </w:r>
            <w:r>
              <w:rPr>
                <w:sz w:val="18"/>
                <w:szCs w:val="18"/>
              </w:rPr>
              <w:t>PDF</w:t>
            </w:r>
            <w:r>
              <w:rPr>
                <w:sz w:val="18"/>
                <w:szCs w:val="18"/>
              </w:rPr>
              <w:t>文件，每一页画布作为</w:t>
            </w:r>
            <w:r>
              <w:rPr>
                <w:sz w:val="18"/>
                <w:szCs w:val="18"/>
              </w:rPr>
              <w:t>PDF</w:t>
            </w:r>
            <w:r>
              <w:rPr>
                <w:sz w:val="18"/>
                <w:szCs w:val="18"/>
              </w:rPr>
              <w:t>文件的一页，保存在用户指定的路径下，默认名为：相册</w:t>
            </w:r>
            <w:r>
              <w:rPr>
                <w:sz w:val="18"/>
                <w:szCs w:val="18"/>
              </w:rPr>
              <w:t>+</w:t>
            </w:r>
            <w:r>
              <w:rPr>
                <w:sz w:val="18"/>
                <w:szCs w:val="18"/>
              </w:rPr>
              <w:t>当天日期（年月日）。</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参与者</w:t>
            </w:r>
          </w:p>
        </w:tc>
        <w:tc>
          <w:tcPr>
            <w:tcW w:w="7433" w:type="dxa"/>
          </w:tcPr>
          <w:p w:rsidR="00EC0997" w:rsidRDefault="006117A3">
            <w:pPr>
              <w:adjustRightInd/>
              <w:spacing w:line="360" w:lineRule="exact"/>
              <w:textAlignment w:val="auto"/>
              <w:rPr>
                <w:sz w:val="18"/>
                <w:szCs w:val="18"/>
              </w:rPr>
            </w:pPr>
            <w:r>
              <w:rPr>
                <w:sz w:val="18"/>
                <w:szCs w:val="18"/>
              </w:rPr>
              <w:t>用户</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频度</w:t>
            </w:r>
          </w:p>
        </w:tc>
        <w:tc>
          <w:tcPr>
            <w:tcW w:w="7433" w:type="dxa"/>
          </w:tcPr>
          <w:p w:rsidR="00EC0997" w:rsidRDefault="006117A3">
            <w:pPr>
              <w:adjustRightInd/>
              <w:spacing w:line="360" w:lineRule="exact"/>
              <w:textAlignment w:val="auto"/>
              <w:rPr>
                <w:sz w:val="18"/>
                <w:szCs w:val="18"/>
              </w:rPr>
            </w:pPr>
            <w:r>
              <w:rPr>
                <w:sz w:val="18"/>
                <w:szCs w:val="18"/>
              </w:rPr>
              <w:t>视用户需要</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前置条件</w:t>
            </w:r>
          </w:p>
        </w:tc>
        <w:tc>
          <w:tcPr>
            <w:tcW w:w="7433" w:type="dxa"/>
          </w:tcPr>
          <w:p w:rsidR="00EC0997" w:rsidRDefault="006117A3">
            <w:pPr>
              <w:adjustRightInd/>
              <w:spacing w:line="360" w:lineRule="exact"/>
              <w:textAlignment w:val="auto"/>
              <w:rPr>
                <w:sz w:val="18"/>
                <w:szCs w:val="18"/>
              </w:rPr>
            </w:pPr>
            <w:r>
              <w:rPr>
                <w:sz w:val="18"/>
                <w:szCs w:val="18"/>
              </w:rPr>
              <w:t>已导入图片文件</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后置条件</w:t>
            </w:r>
          </w:p>
        </w:tc>
        <w:tc>
          <w:tcPr>
            <w:tcW w:w="7433" w:type="dxa"/>
          </w:tcPr>
          <w:p w:rsidR="00EC0997" w:rsidRDefault="006117A3">
            <w:pPr>
              <w:adjustRightInd/>
              <w:spacing w:line="360" w:lineRule="exact"/>
              <w:textAlignment w:val="auto"/>
              <w:rPr>
                <w:sz w:val="18"/>
                <w:szCs w:val="18"/>
              </w:rPr>
            </w:pPr>
            <w:r>
              <w:rPr>
                <w:sz w:val="18"/>
                <w:szCs w:val="18"/>
              </w:rPr>
              <w:t>导出相册成功</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扩展用例</w:t>
            </w:r>
          </w:p>
        </w:tc>
        <w:tc>
          <w:tcPr>
            <w:tcW w:w="7433" w:type="dxa"/>
          </w:tcPr>
          <w:p w:rsidR="00EC0997" w:rsidRDefault="006117A3">
            <w:pPr>
              <w:adjustRightInd/>
              <w:spacing w:line="360" w:lineRule="exact"/>
              <w:textAlignment w:val="auto"/>
              <w:rPr>
                <w:sz w:val="18"/>
                <w:szCs w:val="18"/>
              </w:rPr>
            </w:pPr>
            <w:r>
              <w:rPr>
                <w:sz w:val="18"/>
                <w:szCs w:val="18"/>
              </w:rPr>
              <w:t>无</w:t>
            </w:r>
          </w:p>
        </w:tc>
      </w:tr>
      <w:tr w:rsidR="00EC0997">
        <w:tc>
          <w:tcPr>
            <w:tcW w:w="1571" w:type="dxa"/>
            <w:vAlign w:val="center"/>
          </w:tcPr>
          <w:p w:rsidR="00EC0997" w:rsidRDefault="006117A3">
            <w:pPr>
              <w:adjustRightInd/>
              <w:spacing w:line="360" w:lineRule="exact"/>
              <w:textAlignment w:val="auto"/>
              <w:rPr>
                <w:sz w:val="18"/>
                <w:szCs w:val="18"/>
              </w:rPr>
            </w:pPr>
            <w:r>
              <w:rPr>
                <w:rFonts w:hint="eastAsia"/>
                <w:sz w:val="18"/>
                <w:szCs w:val="18"/>
              </w:rPr>
              <w:t>包含用例</w:t>
            </w:r>
          </w:p>
        </w:tc>
        <w:tc>
          <w:tcPr>
            <w:tcW w:w="7433" w:type="dxa"/>
          </w:tcPr>
          <w:p w:rsidR="00EC0997" w:rsidRDefault="006117A3">
            <w:pPr>
              <w:numPr>
                <w:ilvl w:val="0"/>
                <w:numId w:val="11"/>
              </w:numPr>
              <w:adjustRightInd/>
              <w:spacing w:line="360" w:lineRule="exact"/>
              <w:textAlignment w:val="auto"/>
              <w:rPr>
                <w:sz w:val="18"/>
                <w:szCs w:val="18"/>
              </w:rPr>
            </w:pPr>
            <w:r>
              <w:rPr>
                <w:sz w:val="18"/>
                <w:szCs w:val="18"/>
              </w:rPr>
              <w:t>导出</w:t>
            </w:r>
            <w:r>
              <w:rPr>
                <w:rFonts w:hint="eastAsia"/>
                <w:sz w:val="18"/>
                <w:szCs w:val="18"/>
              </w:rPr>
              <w:t>JPEG</w:t>
            </w:r>
            <w:r>
              <w:rPr>
                <w:sz w:val="18"/>
                <w:szCs w:val="18"/>
              </w:rPr>
              <w:t>格式</w:t>
            </w:r>
            <w:r>
              <w:rPr>
                <w:rFonts w:hint="eastAsia"/>
                <w:sz w:val="18"/>
                <w:szCs w:val="18"/>
              </w:rPr>
              <w:t>图片</w:t>
            </w:r>
          </w:p>
          <w:p w:rsidR="00EC0997" w:rsidRDefault="006117A3">
            <w:pPr>
              <w:numPr>
                <w:ilvl w:val="0"/>
                <w:numId w:val="11"/>
              </w:numPr>
              <w:adjustRightInd/>
              <w:spacing w:line="360" w:lineRule="exact"/>
              <w:textAlignment w:val="auto"/>
              <w:rPr>
                <w:sz w:val="18"/>
                <w:szCs w:val="18"/>
              </w:rPr>
            </w:pPr>
            <w:r>
              <w:rPr>
                <w:sz w:val="18"/>
                <w:szCs w:val="18"/>
              </w:rPr>
              <w:t>导出</w:t>
            </w:r>
            <w:r>
              <w:rPr>
                <w:rFonts w:hint="eastAsia"/>
                <w:sz w:val="18"/>
                <w:szCs w:val="18"/>
              </w:rPr>
              <w:t>PNG</w:t>
            </w:r>
            <w:r>
              <w:rPr>
                <w:sz w:val="18"/>
                <w:szCs w:val="18"/>
              </w:rPr>
              <w:t>格式</w:t>
            </w:r>
            <w:r>
              <w:rPr>
                <w:rFonts w:hint="eastAsia"/>
                <w:sz w:val="18"/>
                <w:szCs w:val="18"/>
              </w:rPr>
              <w:t>图片</w:t>
            </w:r>
          </w:p>
          <w:p w:rsidR="00EC0997" w:rsidRDefault="006117A3">
            <w:pPr>
              <w:numPr>
                <w:ilvl w:val="0"/>
                <w:numId w:val="11"/>
              </w:numPr>
              <w:adjustRightInd/>
              <w:spacing w:line="360" w:lineRule="exact"/>
              <w:textAlignment w:val="auto"/>
              <w:rPr>
                <w:sz w:val="18"/>
                <w:szCs w:val="18"/>
              </w:rPr>
            </w:pPr>
            <w:r>
              <w:rPr>
                <w:rFonts w:hint="eastAsia"/>
                <w:sz w:val="18"/>
                <w:szCs w:val="18"/>
              </w:rPr>
              <w:t>导出</w:t>
            </w:r>
            <w:r>
              <w:rPr>
                <w:rFonts w:hint="eastAsia"/>
                <w:sz w:val="18"/>
                <w:szCs w:val="18"/>
              </w:rPr>
              <w:t>PDF</w:t>
            </w:r>
            <w:r>
              <w:rPr>
                <w:rFonts w:hint="eastAsia"/>
                <w:sz w:val="18"/>
                <w:szCs w:val="18"/>
              </w:rPr>
              <w:t>格式相册</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t>基本操作流程</w:t>
            </w:r>
          </w:p>
        </w:tc>
        <w:tc>
          <w:tcPr>
            <w:tcW w:w="7433" w:type="dxa"/>
          </w:tcPr>
          <w:p w:rsidR="00EC0997" w:rsidRDefault="006117A3">
            <w:pPr>
              <w:adjustRightInd/>
              <w:spacing w:line="360" w:lineRule="exact"/>
              <w:textAlignment w:val="auto"/>
              <w:rPr>
                <w:sz w:val="18"/>
                <w:szCs w:val="18"/>
              </w:rPr>
            </w:pPr>
            <w:r>
              <w:rPr>
                <w:sz w:val="18"/>
                <w:szCs w:val="18"/>
              </w:rPr>
              <w:t xml:space="preserve">1. </w:t>
            </w:r>
            <w:r>
              <w:rPr>
                <w:sz w:val="18"/>
                <w:szCs w:val="18"/>
              </w:rPr>
              <w:t>用户点击导出相册按钮</w:t>
            </w:r>
          </w:p>
          <w:p w:rsidR="00EC0997" w:rsidRDefault="006117A3">
            <w:pPr>
              <w:adjustRightInd/>
              <w:spacing w:line="360" w:lineRule="exact"/>
              <w:textAlignment w:val="auto"/>
              <w:rPr>
                <w:sz w:val="18"/>
                <w:szCs w:val="18"/>
              </w:rPr>
            </w:pPr>
            <w:r>
              <w:rPr>
                <w:sz w:val="18"/>
                <w:szCs w:val="18"/>
              </w:rPr>
              <w:t xml:space="preserve">2. </w:t>
            </w:r>
            <w:r>
              <w:rPr>
                <w:sz w:val="18"/>
                <w:szCs w:val="18"/>
              </w:rPr>
              <w:t>用户选择导出相册的格式</w:t>
            </w:r>
          </w:p>
          <w:p w:rsidR="00EC0997" w:rsidRDefault="006117A3">
            <w:pPr>
              <w:adjustRightInd/>
              <w:spacing w:line="360" w:lineRule="exact"/>
              <w:textAlignment w:val="auto"/>
              <w:rPr>
                <w:sz w:val="18"/>
                <w:szCs w:val="18"/>
              </w:rPr>
            </w:pPr>
            <w:r>
              <w:rPr>
                <w:sz w:val="18"/>
                <w:szCs w:val="18"/>
              </w:rPr>
              <w:t xml:space="preserve">3. </w:t>
            </w:r>
            <w:r>
              <w:rPr>
                <w:sz w:val="18"/>
                <w:szCs w:val="18"/>
              </w:rPr>
              <w:t>用户选择保存相册的位置</w:t>
            </w:r>
          </w:p>
          <w:p w:rsidR="00EC0997" w:rsidRDefault="006117A3">
            <w:pPr>
              <w:adjustRightInd/>
              <w:spacing w:line="360" w:lineRule="exact"/>
              <w:textAlignment w:val="auto"/>
              <w:rPr>
                <w:sz w:val="18"/>
                <w:szCs w:val="18"/>
              </w:rPr>
            </w:pPr>
            <w:r>
              <w:rPr>
                <w:sz w:val="18"/>
                <w:szCs w:val="18"/>
              </w:rPr>
              <w:lastRenderedPageBreak/>
              <w:t xml:space="preserve">4. </w:t>
            </w:r>
            <w:r>
              <w:rPr>
                <w:sz w:val="18"/>
                <w:szCs w:val="18"/>
              </w:rPr>
              <w:t>用户点击导出按钮</w:t>
            </w:r>
          </w:p>
        </w:tc>
      </w:tr>
      <w:tr w:rsidR="00EC0997">
        <w:tc>
          <w:tcPr>
            <w:tcW w:w="1571" w:type="dxa"/>
            <w:vAlign w:val="center"/>
          </w:tcPr>
          <w:p w:rsidR="00EC0997" w:rsidRDefault="006117A3">
            <w:pPr>
              <w:adjustRightInd/>
              <w:spacing w:line="360" w:lineRule="exact"/>
              <w:textAlignment w:val="auto"/>
              <w:rPr>
                <w:sz w:val="18"/>
                <w:szCs w:val="18"/>
              </w:rPr>
            </w:pPr>
            <w:r>
              <w:rPr>
                <w:sz w:val="18"/>
                <w:szCs w:val="18"/>
              </w:rPr>
              <w:lastRenderedPageBreak/>
              <w:t>可选操作流程</w:t>
            </w:r>
          </w:p>
        </w:tc>
        <w:tc>
          <w:tcPr>
            <w:tcW w:w="7433" w:type="dxa"/>
          </w:tcPr>
          <w:p w:rsidR="00EC0997" w:rsidRDefault="006117A3">
            <w:pPr>
              <w:adjustRightInd/>
              <w:spacing w:line="360" w:lineRule="exact"/>
              <w:textAlignment w:val="auto"/>
              <w:rPr>
                <w:sz w:val="18"/>
                <w:szCs w:val="18"/>
              </w:rPr>
            </w:pPr>
            <w:r>
              <w:rPr>
                <w:sz w:val="18"/>
                <w:szCs w:val="18"/>
              </w:rPr>
              <w:t>无</w:t>
            </w:r>
          </w:p>
        </w:tc>
      </w:tr>
    </w:tbl>
    <w:p w:rsidR="00EC0997" w:rsidRDefault="00EC0997"/>
    <w:p w:rsidR="00EC0997" w:rsidRDefault="00EC0997"/>
    <w:p w:rsidR="00EC0997" w:rsidRDefault="006117A3">
      <w:pPr>
        <w:pStyle w:val="2"/>
        <w:numPr>
          <w:ilvl w:val="1"/>
          <w:numId w:val="1"/>
        </w:numPr>
      </w:pPr>
      <w:r>
        <w:rPr>
          <w:rFonts w:hint="eastAsia"/>
        </w:rPr>
        <w:t xml:space="preserve"> </w:t>
      </w:r>
      <w:bookmarkStart w:id="104" w:name="_Toc14313"/>
      <w:r>
        <w:rPr>
          <w:rFonts w:hint="eastAsia"/>
        </w:rPr>
        <w:t>非功能性需求</w:t>
      </w:r>
      <w:bookmarkEnd w:id="104"/>
    </w:p>
    <w:p w:rsidR="00EC0997" w:rsidRDefault="006117A3">
      <w:pPr>
        <w:pStyle w:val="3"/>
      </w:pPr>
      <w:bookmarkStart w:id="105" w:name="_Toc17774"/>
      <w:r>
        <w:rPr>
          <w:rFonts w:hint="eastAsia"/>
        </w:rPr>
        <w:t xml:space="preserve">3.3.1 </w:t>
      </w:r>
      <w:r>
        <w:t>性能与</w:t>
      </w:r>
      <w:r>
        <w:rPr>
          <w:rFonts w:hint="eastAsia"/>
        </w:rPr>
        <w:t>可靠性</w:t>
      </w:r>
      <w:bookmarkEnd w:id="105"/>
    </w:p>
    <w:p w:rsidR="00EC0997" w:rsidRDefault="006117A3">
      <w:pPr>
        <w:pStyle w:val="a8"/>
        <w:ind w:left="420" w:firstLine="420"/>
        <w:rPr>
          <w:rFonts w:ascii="宋体" w:hAnsi="宋体" w:cs="宋体"/>
        </w:rPr>
      </w:pPr>
      <w:r>
        <w:rPr>
          <w:rFonts w:ascii="宋体" w:hAnsi="宋体" w:cs="宋体" w:hint="eastAsia"/>
        </w:rPr>
        <w:t>软件</w:t>
      </w:r>
      <w:r>
        <w:rPr>
          <w:rFonts w:ascii="宋体" w:hAnsi="宋体" w:cs="宋体"/>
        </w:rPr>
        <w:t>应具有较高的可靠性，可以在较长时间内</w:t>
      </w:r>
      <w:r>
        <w:rPr>
          <w:rFonts w:ascii="宋体" w:hAnsi="宋体" w:cs="宋体" w:hint="eastAsia"/>
        </w:rPr>
        <w:t>能够</w:t>
      </w:r>
      <w:r>
        <w:rPr>
          <w:rFonts w:ascii="宋体" w:hAnsi="宋体" w:cs="宋体"/>
        </w:rPr>
        <w:t>保持正常工作</w:t>
      </w:r>
      <w:r>
        <w:rPr>
          <w:rFonts w:ascii="宋体" w:hAnsi="宋体" w:cs="宋体" w:hint="eastAsia"/>
        </w:rPr>
        <w:t>状态</w:t>
      </w:r>
      <w:r>
        <w:rPr>
          <w:rFonts w:ascii="宋体" w:hAnsi="宋体" w:cs="宋体"/>
        </w:rPr>
        <w:t>，即无故障的状态。该</w:t>
      </w:r>
      <w:r>
        <w:rPr>
          <w:rFonts w:ascii="宋体" w:hAnsi="宋体" w:cs="宋体" w:hint="eastAsia"/>
        </w:rPr>
        <w:t>照片处理程序</w:t>
      </w:r>
      <w:r>
        <w:rPr>
          <w:rFonts w:ascii="宋体" w:hAnsi="宋体" w:cs="宋体"/>
        </w:rPr>
        <w:t>在工作时需要处理的大量的高清图片，</w:t>
      </w:r>
      <w:r>
        <w:rPr>
          <w:rFonts w:ascii="宋体" w:hAnsi="宋体" w:cs="宋体" w:hint="eastAsia"/>
        </w:rPr>
        <w:t>因此</w:t>
      </w:r>
      <w:r>
        <w:rPr>
          <w:rFonts w:ascii="宋体" w:hAnsi="宋体" w:cs="宋体"/>
        </w:rPr>
        <w:t>对存储空间的获取和释放要求很高，所以本软件需要对图片文件的存取和释放</w:t>
      </w:r>
      <w:proofErr w:type="gramStart"/>
      <w:r>
        <w:rPr>
          <w:rFonts w:ascii="宋体" w:hAnsi="宋体" w:cs="宋体"/>
        </w:rPr>
        <w:t>操作做</w:t>
      </w:r>
      <w:proofErr w:type="gramEnd"/>
      <w:r>
        <w:rPr>
          <w:rFonts w:ascii="宋体" w:hAnsi="宋体" w:cs="宋体"/>
        </w:rPr>
        <w:t>严格的管控，避免出现内存溢出的情况。</w:t>
      </w:r>
      <w:r>
        <w:rPr>
          <w:rFonts w:ascii="宋体" w:hAnsi="宋体" w:cs="宋体" w:hint="eastAsia"/>
        </w:rPr>
        <w:tab/>
      </w:r>
      <w:r>
        <w:rPr>
          <w:rFonts w:ascii="宋体" w:hAnsi="宋体" w:cs="宋体"/>
        </w:rPr>
        <w:t>同时，在批量处理大量高清图片时，也需要注意处理图片的算法，做到速度快、</w:t>
      </w:r>
      <w:proofErr w:type="gramStart"/>
      <w:r>
        <w:rPr>
          <w:rFonts w:ascii="宋体" w:hAnsi="宋体" w:cs="宋体"/>
        </w:rPr>
        <w:t>占存少</w:t>
      </w:r>
      <w:proofErr w:type="gramEnd"/>
      <w:r>
        <w:rPr>
          <w:rFonts w:ascii="宋体" w:hAnsi="宋体" w:cs="宋体"/>
        </w:rPr>
        <w:t>的特性。在</w:t>
      </w:r>
      <w:r>
        <w:rPr>
          <w:rFonts w:ascii="宋体" w:hAnsi="宋体" w:cs="宋体" w:hint="eastAsia"/>
        </w:rPr>
        <w:t>最后导出图片</w:t>
      </w:r>
      <w:r>
        <w:rPr>
          <w:rFonts w:ascii="宋体" w:hAnsi="宋体" w:cs="宋体"/>
        </w:rPr>
        <w:t>时也要保持原图片的清晰度，输出高质量的图片</w:t>
      </w:r>
      <w:r>
        <w:rPr>
          <w:rFonts w:ascii="宋体" w:hAnsi="宋体" w:cs="宋体" w:hint="eastAsia"/>
        </w:rPr>
        <w:t>文件形成</w:t>
      </w:r>
      <w:r>
        <w:rPr>
          <w:rFonts w:ascii="宋体" w:hAnsi="宋体" w:cs="宋体"/>
        </w:rPr>
        <w:t>相册。</w:t>
      </w:r>
    </w:p>
    <w:p w:rsidR="00EC0997" w:rsidRDefault="006117A3">
      <w:pPr>
        <w:pStyle w:val="31"/>
        <w:rPr>
          <w:b w:val="0"/>
          <w:bCs w:val="0"/>
        </w:rPr>
      </w:pPr>
      <w:bookmarkStart w:id="106" w:name="_Toc30719"/>
      <w:r>
        <w:rPr>
          <w:rFonts w:hint="eastAsia"/>
          <w:b w:val="0"/>
          <w:bCs w:val="0"/>
        </w:rPr>
        <w:t xml:space="preserve">3.3.2 </w:t>
      </w:r>
      <w:r>
        <w:rPr>
          <w:rFonts w:hint="eastAsia"/>
          <w:b w:val="0"/>
          <w:bCs w:val="0"/>
        </w:rPr>
        <w:t>易操作性</w:t>
      </w:r>
      <w:bookmarkEnd w:id="106"/>
    </w:p>
    <w:p w:rsidR="00EC0997" w:rsidRDefault="006117A3">
      <w:pPr>
        <w:pStyle w:val="a8"/>
        <w:ind w:left="420" w:firstLine="420"/>
        <w:rPr>
          <w:rFonts w:ascii="宋体" w:hAnsi="宋体" w:cs="宋体"/>
        </w:rPr>
      </w:pPr>
      <w:r>
        <w:rPr>
          <w:rFonts w:ascii="宋体" w:hAnsi="宋体" w:cs="宋体"/>
        </w:rPr>
        <w:t>在设计</w:t>
      </w:r>
      <w:r>
        <w:rPr>
          <w:rFonts w:ascii="宋体" w:hAnsi="宋体" w:cs="宋体" w:hint="eastAsia"/>
        </w:rPr>
        <w:t>界面</w:t>
      </w:r>
      <w:r>
        <w:rPr>
          <w:rFonts w:ascii="宋体" w:hAnsi="宋体" w:cs="宋体"/>
        </w:rPr>
        <w:t>的用户交互时，</w:t>
      </w:r>
      <w:r>
        <w:rPr>
          <w:rFonts w:ascii="宋体" w:hAnsi="宋体" w:cs="宋体" w:hint="eastAsia"/>
        </w:rPr>
        <w:t>要时刻谨记</w:t>
      </w:r>
      <w:r>
        <w:rPr>
          <w:rFonts w:ascii="宋体" w:hAnsi="宋体" w:cs="宋体"/>
        </w:rPr>
        <w:t>软件的易操作性，使软件具有易理解性、易学习性、易操作性、吸引性。功能</w:t>
      </w:r>
      <w:r>
        <w:rPr>
          <w:rFonts w:ascii="宋体" w:hAnsi="宋体" w:cs="宋体" w:hint="eastAsia"/>
        </w:rPr>
        <w:t>、</w:t>
      </w:r>
      <w:r>
        <w:rPr>
          <w:rFonts w:ascii="宋体" w:hAnsi="宋体" w:cs="宋体"/>
        </w:rPr>
        <w:t>名称、图标、提示信息等应该</w:t>
      </w:r>
      <w:r>
        <w:rPr>
          <w:rFonts w:ascii="宋体" w:hAnsi="宋体" w:cs="宋体" w:hint="eastAsia"/>
        </w:rPr>
        <w:t>简洁</w:t>
      </w:r>
      <w:r>
        <w:rPr>
          <w:rFonts w:ascii="宋体" w:hAnsi="宋体" w:cs="宋体"/>
        </w:rPr>
        <w:t>明了，容易理解，没有歧义，</w:t>
      </w:r>
      <w:r>
        <w:rPr>
          <w:rFonts w:ascii="宋体" w:hAnsi="宋体" w:cs="宋体" w:hint="eastAsia"/>
        </w:rPr>
        <w:t>争取</w:t>
      </w:r>
      <w:r>
        <w:rPr>
          <w:rFonts w:ascii="宋体" w:hAnsi="宋体" w:cs="宋体"/>
        </w:rPr>
        <w:t>让用户</w:t>
      </w:r>
      <w:r>
        <w:rPr>
          <w:rFonts w:ascii="宋体" w:hAnsi="宋体" w:cs="宋体" w:hint="eastAsia"/>
        </w:rPr>
        <w:t>很</w:t>
      </w:r>
      <w:proofErr w:type="gramStart"/>
      <w:r>
        <w:rPr>
          <w:rFonts w:ascii="宋体" w:hAnsi="宋体" w:cs="宋体" w:hint="eastAsia"/>
        </w:rPr>
        <w:t>轻松理解</w:t>
      </w:r>
      <w:proofErr w:type="gramEnd"/>
      <w:r>
        <w:rPr>
          <w:rFonts w:ascii="宋体" w:hAnsi="宋体" w:cs="宋体" w:hint="eastAsia"/>
        </w:rPr>
        <w:t>就</w:t>
      </w:r>
      <w:r>
        <w:rPr>
          <w:rFonts w:ascii="宋体" w:hAnsi="宋体" w:cs="宋体"/>
        </w:rPr>
        <w:t>其含义，而无须</w:t>
      </w:r>
      <w:r>
        <w:rPr>
          <w:rFonts w:ascii="宋体" w:hAnsi="宋体" w:cs="宋体" w:hint="eastAsia"/>
        </w:rPr>
        <w:t>费力</w:t>
      </w:r>
      <w:r>
        <w:rPr>
          <w:rFonts w:ascii="宋体" w:hAnsi="宋体" w:cs="宋体"/>
        </w:rPr>
        <w:t>猜测其作用。</w:t>
      </w:r>
    </w:p>
    <w:p w:rsidR="00EC0997" w:rsidRDefault="006117A3">
      <w:pPr>
        <w:pStyle w:val="a8"/>
        <w:ind w:left="420" w:firstLine="420"/>
        <w:rPr>
          <w:rFonts w:ascii="宋体" w:hAnsi="宋体" w:cs="宋体"/>
        </w:rPr>
      </w:pPr>
      <w:r>
        <w:rPr>
          <w:rFonts w:ascii="宋体" w:hAnsi="宋体" w:cs="宋体"/>
        </w:rPr>
        <w:t>菜单选项</w:t>
      </w:r>
      <w:r>
        <w:rPr>
          <w:rFonts w:ascii="宋体" w:hAnsi="宋体" w:cs="宋体" w:hint="eastAsia"/>
        </w:rPr>
        <w:t>应</w:t>
      </w:r>
      <w:r>
        <w:rPr>
          <w:rFonts w:ascii="宋体" w:hAnsi="宋体" w:cs="宋体"/>
        </w:rPr>
        <w:t>放置</w:t>
      </w:r>
      <w:r>
        <w:rPr>
          <w:rFonts w:ascii="宋体" w:hAnsi="宋体" w:cs="宋体" w:hint="eastAsia"/>
        </w:rPr>
        <w:t>在明显位置</w:t>
      </w:r>
      <w:r>
        <w:rPr>
          <w:rFonts w:ascii="宋体" w:hAnsi="宋体" w:cs="宋体"/>
        </w:rPr>
        <w:t>，菜单</w:t>
      </w:r>
      <w:r>
        <w:rPr>
          <w:rFonts w:ascii="宋体" w:hAnsi="宋体" w:cs="宋体" w:hint="eastAsia"/>
        </w:rPr>
        <w:t>栏</w:t>
      </w:r>
      <w:r>
        <w:rPr>
          <w:rFonts w:ascii="宋体" w:hAnsi="宋体" w:cs="宋体"/>
        </w:rPr>
        <w:t>不超过三级，各图标含义明确、简单易懂，操作步骤向导解释清楚、易</w:t>
      </w:r>
      <w:r>
        <w:rPr>
          <w:rFonts w:ascii="宋体" w:hAnsi="宋体" w:cs="宋体" w:hint="eastAsia"/>
        </w:rPr>
        <w:t>读</w:t>
      </w:r>
      <w:r>
        <w:rPr>
          <w:rFonts w:ascii="宋体" w:hAnsi="宋体" w:cs="宋体"/>
        </w:rPr>
        <w:t>，使软件本身具有很好的引导性，</w:t>
      </w:r>
      <w:r>
        <w:rPr>
          <w:rFonts w:ascii="宋体" w:hAnsi="宋体" w:cs="宋体" w:hint="eastAsia"/>
        </w:rPr>
        <w:t>争取达到让这个</w:t>
      </w:r>
      <w:r>
        <w:rPr>
          <w:rFonts w:ascii="宋体" w:hAnsi="宋体" w:cs="宋体"/>
        </w:rPr>
        <w:t>软件</w:t>
      </w:r>
      <w:r>
        <w:rPr>
          <w:rFonts w:ascii="宋体" w:hAnsi="宋体" w:cs="宋体" w:hint="eastAsia"/>
        </w:rPr>
        <w:t>在</w:t>
      </w:r>
      <w:r>
        <w:rPr>
          <w:rFonts w:ascii="宋体" w:hAnsi="宋体" w:cs="宋体"/>
        </w:rPr>
        <w:t>客户不用看说明书</w:t>
      </w:r>
      <w:r>
        <w:rPr>
          <w:rFonts w:ascii="宋体" w:hAnsi="宋体" w:cs="宋体" w:hint="eastAsia"/>
        </w:rPr>
        <w:t>的情况下也</w:t>
      </w:r>
      <w:r>
        <w:rPr>
          <w:rFonts w:ascii="宋体" w:hAnsi="宋体" w:cs="宋体"/>
        </w:rPr>
        <w:t>能正确地使用。各项功能流程设计直接明了，尽量在一个窗口完成一套操作。</w:t>
      </w:r>
      <w:r>
        <w:rPr>
          <w:rFonts w:ascii="宋体" w:hAnsi="宋体" w:cs="宋体" w:hint="eastAsia"/>
        </w:rPr>
        <w:t>同时，</w:t>
      </w:r>
      <w:r>
        <w:rPr>
          <w:rFonts w:ascii="宋体" w:hAnsi="宋体" w:cs="宋体"/>
        </w:rPr>
        <w:t>合理的默认值和</w:t>
      </w:r>
      <w:proofErr w:type="gramStart"/>
      <w:r>
        <w:rPr>
          <w:rFonts w:ascii="宋体" w:hAnsi="宋体" w:cs="宋体"/>
        </w:rPr>
        <w:t>可</w:t>
      </w:r>
      <w:proofErr w:type="gramEnd"/>
      <w:r>
        <w:rPr>
          <w:rFonts w:ascii="宋体" w:hAnsi="宋体" w:cs="宋体"/>
        </w:rPr>
        <w:t>选项的</w:t>
      </w:r>
      <w:r>
        <w:rPr>
          <w:rFonts w:ascii="宋体" w:hAnsi="宋体" w:cs="宋体" w:hint="eastAsia"/>
        </w:rPr>
        <w:t>一些默认的</w:t>
      </w:r>
      <w:r>
        <w:rPr>
          <w:rFonts w:ascii="宋体" w:hAnsi="宋体" w:cs="宋体"/>
        </w:rPr>
        <w:t>预先设定</w:t>
      </w:r>
      <w:r>
        <w:rPr>
          <w:rFonts w:ascii="宋体" w:hAnsi="宋体" w:cs="宋体" w:hint="eastAsia"/>
        </w:rPr>
        <w:t>也是十分必要的</w:t>
      </w:r>
      <w:r>
        <w:rPr>
          <w:rFonts w:ascii="宋体" w:hAnsi="宋体" w:cs="宋体"/>
        </w:rPr>
        <w:t>，</w:t>
      </w:r>
      <w:r>
        <w:rPr>
          <w:rFonts w:ascii="宋体" w:hAnsi="宋体" w:cs="宋体" w:hint="eastAsia"/>
        </w:rPr>
        <w:t>可以</w:t>
      </w:r>
      <w:r>
        <w:rPr>
          <w:rFonts w:ascii="宋体" w:hAnsi="宋体" w:cs="宋体"/>
        </w:rPr>
        <w:t>避免</w:t>
      </w:r>
      <w:r>
        <w:rPr>
          <w:rFonts w:ascii="宋体" w:hAnsi="宋体" w:cs="宋体" w:hint="eastAsia"/>
        </w:rPr>
        <w:t>用户</w:t>
      </w:r>
      <w:r>
        <w:rPr>
          <w:rFonts w:ascii="宋体" w:hAnsi="宋体" w:cs="宋体"/>
        </w:rPr>
        <w:t>过多的</w:t>
      </w:r>
      <w:r>
        <w:rPr>
          <w:rFonts w:ascii="宋体" w:hAnsi="宋体" w:cs="宋体" w:hint="eastAsia"/>
        </w:rPr>
        <w:t>手动</w:t>
      </w:r>
      <w:r>
        <w:rPr>
          <w:rFonts w:ascii="宋体" w:hAnsi="宋体" w:cs="宋体"/>
        </w:rPr>
        <w:t>操作。</w:t>
      </w:r>
    </w:p>
    <w:p w:rsidR="00EC0997" w:rsidRDefault="006117A3">
      <w:pPr>
        <w:pStyle w:val="3"/>
      </w:pPr>
      <w:bookmarkStart w:id="107" w:name="_Toc30238"/>
      <w:r>
        <w:rPr>
          <w:rFonts w:hint="eastAsia"/>
        </w:rPr>
        <w:t xml:space="preserve">3.3.3 </w:t>
      </w:r>
      <w:r>
        <w:rPr>
          <w:rFonts w:hint="eastAsia"/>
        </w:rPr>
        <w:t>可扩展性</w:t>
      </w:r>
      <w:bookmarkEnd w:id="107"/>
    </w:p>
    <w:p w:rsidR="00EC0997" w:rsidRDefault="006117A3">
      <w:pPr>
        <w:pStyle w:val="a8"/>
        <w:ind w:left="420" w:firstLine="420"/>
      </w:pPr>
      <w:r>
        <w:t>可扩展性是软件设计的</w:t>
      </w:r>
      <w:r>
        <w:rPr>
          <w:rFonts w:hint="eastAsia"/>
        </w:rPr>
        <w:t>重要的</w:t>
      </w:r>
      <w:r>
        <w:t>原则之一</w:t>
      </w:r>
      <w:r>
        <w:rPr>
          <w:rFonts w:hint="eastAsia"/>
        </w:rPr>
        <w:t>。如果未来</w:t>
      </w:r>
      <w:r>
        <w:t>软件</w:t>
      </w:r>
      <w:r>
        <w:rPr>
          <w:rFonts w:hint="eastAsia"/>
        </w:rPr>
        <w:t>需要改变某个功能点，或有额外增加的需求，需要</w:t>
      </w:r>
      <w:r>
        <w:t>继续扩展时，软件</w:t>
      </w:r>
      <w:r>
        <w:rPr>
          <w:rFonts w:hint="eastAsia"/>
        </w:rPr>
        <w:t>能够</w:t>
      </w:r>
      <w:r>
        <w:t>以最小的改动来适应这种</w:t>
      </w:r>
      <w:r>
        <w:rPr>
          <w:rFonts w:hint="eastAsia"/>
        </w:rPr>
        <w:t>需求</w:t>
      </w:r>
      <w:r>
        <w:t>变化，也就是需要让当前的设计</w:t>
      </w:r>
      <w:r>
        <w:rPr>
          <w:rFonts w:hint="eastAsia"/>
        </w:rPr>
        <w:t>能够</w:t>
      </w:r>
      <w:r>
        <w:t>适应未来的不确定性。因此，在设计软件的类层次结构、代码结构、功能结构时要充分考虑可扩展性的需求，</w:t>
      </w:r>
      <w:r>
        <w:rPr>
          <w:rFonts w:hint="eastAsia"/>
        </w:rPr>
        <w:t>努力实现松耦合。</w:t>
      </w:r>
    </w:p>
    <w:p w:rsidR="00EC0997" w:rsidRDefault="006117A3">
      <w:pPr>
        <w:pStyle w:val="a8"/>
      </w:pPr>
      <w:r>
        <w:rPr>
          <w:rFonts w:hint="eastAsia"/>
        </w:rPr>
        <w:tab/>
      </w:r>
    </w:p>
    <w:p w:rsidR="00EC0997" w:rsidRDefault="006117A3">
      <w:pPr>
        <w:pStyle w:val="a8"/>
        <w:ind w:firstLine="412"/>
      </w:pPr>
      <w:r>
        <w:br w:type="page"/>
      </w:r>
    </w:p>
    <w:p w:rsidR="00EC0997" w:rsidRDefault="006117A3">
      <w:pPr>
        <w:pStyle w:val="1"/>
      </w:pPr>
      <w:bookmarkStart w:id="108" w:name="_Toc1216"/>
      <w:r>
        <w:rPr>
          <w:rFonts w:hint="eastAsia"/>
        </w:rPr>
        <w:lastRenderedPageBreak/>
        <w:t>系统设计</w:t>
      </w:r>
      <w:bookmarkEnd w:id="108"/>
    </w:p>
    <w:p w:rsidR="00EC0997" w:rsidRDefault="00EC0997"/>
    <w:p w:rsidR="00EC0997" w:rsidRDefault="006117A3">
      <w:pPr>
        <w:pStyle w:val="2"/>
      </w:pPr>
      <w:bookmarkStart w:id="109" w:name="_Toc7817"/>
      <w:r>
        <w:rPr>
          <w:rFonts w:hint="eastAsia"/>
        </w:rPr>
        <w:t>4.</w:t>
      </w:r>
      <w:r>
        <w:t xml:space="preserve">1 </w:t>
      </w:r>
      <w:r>
        <w:rPr>
          <w:rFonts w:hint="eastAsia"/>
        </w:rPr>
        <w:t>总体设计</w:t>
      </w:r>
      <w:bookmarkEnd w:id="109"/>
    </w:p>
    <w:p w:rsidR="00EC0997" w:rsidRDefault="006117A3">
      <w:pPr>
        <w:pStyle w:val="a8"/>
        <w:ind w:left="420" w:firstLine="420"/>
      </w:pPr>
      <w:r>
        <w:rPr>
          <w:rFonts w:hint="eastAsia"/>
        </w:rPr>
        <w:t>本</w:t>
      </w:r>
      <w:r>
        <w:t>系统</w:t>
      </w:r>
      <w:r>
        <w:rPr>
          <w:rFonts w:hint="eastAsia"/>
        </w:rPr>
        <w:t>共</w:t>
      </w:r>
      <w:r>
        <w:t>分为两个子系统：相册阅览子系统</w:t>
      </w:r>
      <w:r>
        <w:rPr>
          <w:rFonts w:hint="eastAsia"/>
        </w:rPr>
        <w:t>以及</w:t>
      </w:r>
      <w:r>
        <w:t>相册排版子系统。具体的功能模块划分如图</w:t>
      </w:r>
      <w:r>
        <w:t>4.1</w:t>
      </w:r>
      <w:r>
        <w:t>所示。</w:t>
      </w:r>
    </w:p>
    <w:p w:rsidR="00EC0997" w:rsidRDefault="006117A3">
      <w:pPr>
        <w:pStyle w:val="a8"/>
        <w:ind w:left="420" w:firstLine="420"/>
      </w:pPr>
      <w:r>
        <w:t>其中相册阅览模块包括的功能有：打开</w:t>
      </w:r>
      <w:r>
        <w:rPr>
          <w:rFonts w:hint="eastAsia"/>
        </w:rPr>
        <w:t>JPEG</w:t>
      </w:r>
      <w:r>
        <w:t>格式相册和打开</w:t>
      </w:r>
      <w:r>
        <w:rPr>
          <w:rFonts w:hint="eastAsia"/>
        </w:rPr>
        <w:t>PNG</w:t>
      </w:r>
      <w:r>
        <w:t>格式相册。相册排版模块包括的子模块有：打开</w:t>
      </w:r>
      <w:r>
        <w:rPr>
          <w:rFonts w:hint="eastAsia"/>
        </w:rPr>
        <w:t>/</w:t>
      </w:r>
      <w:r>
        <w:rPr>
          <w:rFonts w:hint="eastAsia"/>
        </w:rPr>
        <w:t>添加</w:t>
      </w:r>
      <w:r>
        <w:t>图片、</w:t>
      </w:r>
      <w:r>
        <w:rPr>
          <w:rFonts w:hint="eastAsia"/>
        </w:rPr>
        <w:t>照片夹、</w:t>
      </w:r>
      <w:r>
        <w:t>批量更改模版、编辑和导出相册。</w:t>
      </w:r>
    </w:p>
    <w:p w:rsidR="00EC0997" w:rsidRDefault="006117A3">
      <w:pPr>
        <w:pStyle w:val="a8"/>
        <w:ind w:left="420" w:firstLine="420"/>
      </w:pPr>
      <w:r>
        <w:rPr>
          <w:rFonts w:hint="eastAsia"/>
        </w:rPr>
        <w:t>再深一级，</w:t>
      </w:r>
      <w:r>
        <w:t>打开</w:t>
      </w:r>
      <w:r>
        <w:rPr>
          <w:rFonts w:hint="eastAsia"/>
        </w:rPr>
        <w:t>/</w:t>
      </w:r>
      <w:r>
        <w:rPr>
          <w:rFonts w:hint="eastAsia"/>
        </w:rPr>
        <w:t>添加</w:t>
      </w:r>
      <w:r>
        <w:t>图片子模块包括从文件打开和从图片打开两个功能</w:t>
      </w:r>
      <w:r>
        <w:rPr>
          <w:rFonts w:hint="eastAsia"/>
        </w:rPr>
        <w:t>；照片夹模块包括打开</w:t>
      </w:r>
      <w:r>
        <w:rPr>
          <w:rFonts w:hint="eastAsia"/>
        </w:rPr>
        <w:t>/</w:t>
      </w:r>
      <w:r>
        <w:rPr>
          <w:rFonts w:hint="eastAsia"/>
        </w:rPr>
        <w:t>添加图片，以及排版，共三个功能；</w:t>
      </w:r>
      <w:r>
        <w:t>编辑子模块包括更换当前模版、加入水印</w:t>
      </w:r>
      <w:r>
        <w:rPr>
          <w:rFonts w:hint="eastAsia"/>
        </w:rPr>
        <w:t>、</w:t>
      </w:r>
      <w:r>
        <w:t>添加描述文字、调整图片和更换</w:t>
      </w:r>
      <w:r>
        <w:rPr>
          <w:rFonts w:hint="eastAsia"/>
        </w:rPr>
        <w:t>单页</w:t>
      </w:r>
      <w:r>
        <w:t>图片</w:t>
      </w:r>
      <w:r>
        <w:rPr>
          <w:rFonts w:hint="eastAsia"/>
        </w:rPr>
        <w:t>，共五</w:t>
      </w:r>
      <w:r>
        <w:t>个功能</w:t>
      </w:r>
      <w:r>
        <w:rPr>
          <w:rFonts w:hint="eastAsia"/>
        </w:rPr>
        <w:t>；</w:t>
      </w:r>
      <w:r>
        <w:t>导出相册子模块包括导出</w:t>
      </w:r>
      <w:r>
        <w:rPr>
          <w:rFonts w:hint="eastAsia"/>
        </w:rPr>
        <w:t>JPEG</w:t>
      </w:r>
      <w:r>
        <w:t>格式相册</w:t>
      </w:r>
      <w:r>
        <w:rPr>
          <w:rFonts w:hint="eastAsia"/>
        </w:rPr>
        <w:t>、</w:t>
      </w:r>
      <w:r>
        <w:t>导出</w:t>
      </w:r>
      <w:r>
        <w:rPr>
          <w:rFonts w:hint="eastAsia"/>
        </w:rPr>
        <w:t>PNG</w:t>
      </w:r>
      <w:r>
        <w:t>格式相册</w:t>
      </w:r>
      <w:r>
        <w:rPr>
          <w:rFonts w:hint="eastAsia"/>
        </w:rPr>
        <w:t>以及导出</w:t>
      </w:r>
      <w:r>
        <w:rPr>
          <w:rFonts w:hint="eastAsia"/>
        </w:rPr>
        <w:t>PDF</w:t>
      </w:r>
      <w:r>
        <w:rPr>
          <w:rFonts w:hint="eastAsia"/>
        </w:rPr>
        <w:t>格式相册，共三</w:t>
      </w:r>
      <w:r>
        <w:t>个功能。</w:t>
      </w:r>
    </w:p>
    <w:p w:rsidR="00EC0997" w:rsidRDefault="006117A3">
      <w:pPr>
        <w:pStyle w:val="a8"/>
        <w:spacing w:line="240" w:lineRule="auto"/>
        <w:ind w:left="420" w:firstLine="420"/>
        <w:jc w:val="center"/>
      </w:pPr>
      <w:r>
        <w:rPr>
          <w:rFonts w:hint="eastAsia"/>
          <w:noProof/>
        </w:rPr>
        <w:drawing>
          <wp:inline distT="0" distB="0" distL="114300" distR="114300">
            <wp:extent cx="4319905" cy="5687695"/>
            <wp:effectExtent l="0" t="0" r="8255" b="12065"/>
            <wp:docPr id="47" name="图片 47" descr="c# 思维导图"/>
            <wp:cNvGraphicFramePr/>
            <a:graphic xmlns:a="http://schemas.openxmlformats.org/drawingml/2006/main">
              <a:graphicData uri="http://schemas.openxmlformats.org/drawingml/2006/picture">
                <pic:pic xmlns:pic="http://schemas.openxmlformats.org/drawingml/2006/picture">
                  <pic:nvPicPr>
                    <pic:cNvPr id="47" name="图片 47" descr="c# 思维导图"/>
                    <pic:cNvPicPr/>
                  </pic:nvPicPr>
                  <pic:blipFill>
                    <a:blip r:embed="rId20"/>
                    <a:stretch>
                      <a:fillRect/>
                    </a:stretch>
                  </pic:blipFill>
                  <pic:spPr>
                    <a:xfrm>
                      <a:off x="0" y="0"/>
                      <a:ext cx="4319905" cy="5687695"/>
                    </a:xfrm>
                    <a:prstGeom prst="rect">
                      <a:avLst/>
                    </a:prstGeom>
                  </pic:spPr>
                </pic:pic>
              </a:graphicData>
            </a:graphic>
          </wp:inline>
        </w:drawing>
      </w:r>
    </w:p>
    <w:p w:rsidR="00EC0997" w:rsidRDefault="006117A3">
      <w:pPr>
        <w:jc w:val="center"/>
        <w:rPr>
          <w:sz w:val="18"/>
          <w:szCs w:val="18"/>
        </w:rPr>
      </w:pPr>
      <w:r>
        <w:rPr>
          <w:sz w:val="18"/>
          <w:szCs w:val="18"/>
        </w:rPr>
        <w:t>图</w:t>
      </w:r>
      <w:r>
        <w:rPr>
          <w:sz w:val="18"/>
          <w:szCs w:val="18"/>
        </w:rPr>
        <w:t xml:space="preserve">4.1 </w:t>
      </w:r>
      <w:r>
        <w:rPr>
          <w:sz w:val="18"/>
          <w:szCs w:val="18"/>
        </w:rPr>
        <w:t>系统</w:t>
      </w:r>
      <w:r>
        <w:rPr>
          <w:rFonts w:hint="eastAsia"/>
          <w:sz w:val="18"/>
          <w:szCs w:val="18"/>
        </w:rPr>
        <w:t>整体</w:t>
      </w:r>
      <w:r>
        <w:rPr>
          <w:sz w:val="18"/>
          <w:szCs w:val="18"/>
        </w:rPr>
        <w:t>结构</w:t>
      </w:r>
      <w:r>
        <w:rPr>
          <w:rFonts w:hint="eastAsia"/>
          <w:sz w:val="18"/>
          <w:szCs w:val="18"/>
        </w:rPr>
        <w:t>图</w:t>
      </w:r>
    </w:p>
    <w:p w:rsidR="00EC0997" w:rsidRDefault="00EC0997">
      <w:pPr>
        <w:jc w:val="center"/>
        <w:rPr>
          <w:sz w:val="18"/>
          <w:szCs w:val="18"/>
        </w:rPr>
      </w:pPr>
    </w:p>
    <w:p w:rsidR="00EC0997" w:rsidRDefault="00EC0997">
      <w:pPr>
        <w:jc w:val="left"/>
        <w:rPr>
          <w:sz w:val="18"/>
          <w:szCs w:val="18"/>
        </w:rPr>
      </w:pPr>
    </w:p>
    <w:p w:rsidR="00EC0997" w:rsidRDefault="006117A3">
      <w:pPr>
        <w:pStyle w:val="a8"/>
        <w:ind w:leftChars="200" w:left="420" w:firstLine="420"/>
        <w:rPr>
          <w:rFonts w:ascii="宋体" w:hAnsi="宋体" w:cs="宋体"/>
          <w:bCs/>
        </w:rPr>
      </w:pPr>
      <w:r>
        <w:rPr>
          <w:rFonts w:hint="eastAsia"/>
        </w:rPr>
        <w:t xml:space="preserve"> </w:t>
      </w:r>
    </w:p>
    <w:p w:rsidR="00EC0997" w:rsidRDefault="00EC0997">
      <w:pPr>
        <w:jc w:val="left"/>
        <w:rPr>
          <w:rFonts w:ascii="黑体-简" w:eastAsia="黑体-简" w:hAnsi="黑体-简" w:cs="黑体-简"/>
          <w:bCs/>
        </w:rPr>
      </w:pPr>
    </w:p>
    <w:p w:rsidR="00EC0997" w:rsidRDefault="006117A3">
      <w:pPr>
        <w:pStyle w:val="2"/>
      </w:pPr>
      <w:bookmarkStart w:id="110" w:name="_Toc7697"/>
      <w:r>
        <w:rPr>
          <w:rFonts w:hint="eastAsia"/>
        </w:rPr>
        <w:t>4.</w:t>
      </w:r>
      <w:r>
        <w:t xml:space="preserve">2 </w:t>
      </w:r>
      <w:r>
        <w:rPr>
          <w:rFonts w:hint="eastAsia"/>
        </w:rPr>
        <w:t>模块划分与功能设计</w:t>
      </w:r>
      <w:bookmarkEnd w:id="110"/>
    </w:p>
    <w:p w:rsidR="00EC0997" w:rsidRDefault="006117A3">
      <w:pPr>
        <w:pStyle w:val="3"/>
      </w:pPr>
      <w:bookmarkStart w:id="111" w:name="_Toc7935"/>
      <w:r>
        <w:rPr>
          <w:rFonts w:hint="eastAsia"/>
        </w:rPr>
        <w:t>4.</w:t>
      </w:r>
      <w:r>
        <w:t>2</w:t>
      </w:r>
      <w:r>
        <w:rPr>
          <w:rFonts w:hint="eastAsia"/>
        </w:rPr>
        <w:t>.</w:t>
      </w:r>
      <w:r>
        <w:t>1</w:t>
      </w:r>
      <w:r>
        <w:rPr>
          <w:rFonts w:hint="eastAsia"/>
        </w:rPr>
        <w:t xml:space="preserve"> </w:t>
      </w:r>
      <w:r>
        <w:rPr>
          <w:rFonts w:hint="eastAsia"/>
        </w:rPr>
        <w:t>模块概述</w:t>
      </w:r>
      <w:bookmarkEnd w:id="111"/>
    </w:p>
    <w:p w:rsidR="00EC0997" w:rsidRDefault="006117A3">
      <w:pPr>
        <w:pStyle w:val="a8"/>
        <w:rPr>
          <w:rFonts w:ascii="宋体" w:hAnsi="宋体" w:cs="宋体"/>
          <w:bCs/>
        </w:rPr>
      </w:pPr>
      <w:r>
        <w:rPr>
          <w:rFonts w:ascii="宋体" w:hAnsi="宋体" w:cs="宋体" w:hint="eastAsia"/>
          <w:bCs/>
        </w:rPr>
        <w:t>1.相册阅览</w:t>
      </w:r>
    </w:p>
    <w:p w:rsidR="00EC0997" w:rsidRDefault="006117A3">
      <w:pPr>
        <w:pStyle w:val="a8"/>
        <w:ind w:leftChars="200" w:left="420" w:firstLine="420"/>
        <w:rPr>
          <w:rFonts w:ascii="宋体" w:hAnsi="宋体" w:cs="宋体"/>
          <w:bCs/>
        </w:rPr>
      </w:pPr>
      <w:r>
        <w:rPr>
          <w:rFonts w:ascii="宋体" w:hAnsi="宋体" w:cs="宋体" w:hint="eastAsia"/>
          <w:bCs/>
        </w:rPr>
        <w:t>该模块主要是对</w:t>
      </w:r>
      <w:proofErr w:type="gramStart"/>
      <w:r>
        <w:rPr>
          <w:rFonts w:ascii="宋体" w:hAnsi="宋体" w:cs="宋体" w:hint="eastAsia"/>
          <w:bCs/>
        </w:rPr>
        <w:t>用户本地</w:t>
      </w:r>
      <w:proofErr w:type="gramEnd"/>
      <w:r>
        <w:rPr>
          <w:rFonts w:ascii="宋体" w:hAnsi="宋体" w:cs="宋体" w:hint="eastAsia"/>
          <w:bCs/>
        </w:rPr>
        <w:t>已有的相册文件进行阅览，详细功能包括：打开JPEG格式相册、打开PNG格式相册、切换相册页面、</w:t>
      </w:r>
      <w:proofErr w:type="gramStart"/>
      <w:r>
        <w:rPr>
          <w:rFonts w:ascii="宋体" w:hAnsi="宋体" w:cs="宋体" w:hint="eastAsia"/>
          <w:bCs/>
        </w:rPr>
        <w:t>缩略图点</w:t>
      </w:r>
      <w:proofErr w:type="gramEnd"/>
      <w:r>
        <w:rPr>
          <w:rFonts w:ascii="宋体" w:hAnsi="宋体" w:cs="宋体" w:hint="eastAsia"/>
          <w:bCs/>
        </w:rPr>
        <w:t>选。</w:t>
      </w:r>
    </w:p>
    <w:p w:rsidR="00EC0997" w:rsidRDefault="006117A3">
      <w:pPr>
        <w:pStyle w:val="a8"/>
        <w:ind w:leftChars="200" w:left="420" w:firstLine="420"/>
        <w:rPr>
          <w:rFonts w:ascii="宋体" w:hAnsi="宋体" w:cs="宋体"/>
          <w:bCs/>
        </w:rPr>
      </w:pPr>
      <w:r>
        <w:rPr>
          <w:rFonts w:ascii="宋体" w:hAnsi="宋体" w:cs="宋体" w:hint="eastAsia"/>
          <w:bCs/>
        </w:rPr>
        <w:t>1）打开JPEG格式相册</w:t>
      </w:r>
    </w:p>
    <w:p w:rsidR="00EC0997" w:rsidRDefault="006117A3">
      <w:pPr>
        <w:pStyle w:val="a8"/>
        <w:ind w:leftChars="200" w:left="420" w:firstLine="420"/>
        <w:rPr>
          <w:rFonts w:ascii="宋体" w:hAnsi="宋体" w:cs="宋体"/>
          <w:bCs/>
        </w:rPr>
      </w:pPr>
      <w:r>
        <w:rPr>
          <w:rFonts w:ascii="宋体" w:hAnsi="宋体" w:cs="宋体" w:hint="eastAsia"/>
          <w:bCs/>
        </w:rPr>
        <w:t>用户可将本地JPEG格式的相册在软件中打开，并阅览。</w:t>
      </w:r>
    </w:p>
    <w:p w:rsidR="00EC0997" w:rsidRDefault="006117A3">
      <w:pPr>
        <w:pStyle w:val="a8"/>
        <w:ind w:leftChars="200" w:left="420" w:firstLine="420"/>
        <w:rPr>
          <w:rFonts w:ascii="宋体" w:hAnsi="宋体" w:cs="宋体"/>
          <w:bCs/>
        </w:rPr>
      </w:pPr>
      <w:r>
        <w:rPr>
          <w:rFonts w:ascii="宋体" w:hAnsi="宋体" w:cs="宋体" w:hint="eastAsia"/>
          <w:bCs/>
        </w:rPr>
        <w:t>2）打开PNG格式相册</w:t>
      </w:r>
    </w:p>
    <w:p w:rsidR="00EC0997" w:rsidRDefault="006117A3">
      <w:pPr>
        <w:pStyle w:val="a8"/>
        <w:ind w:leftChars="200" w:left="420" w:firstLine="420"/>
        <w:rPr>
          <w:rFonts w:ascii="宋体" w:hAnsi="宋体" w:cs="宋体"/>
          <w:bCs/>
        </w:rPr>
      </w:pPr>
      <w:r>
        <w:rPr>
          <w:rFonts w:ascii="宋体" w:hAnsi="宋体" w:cs="宋体" w:hint="eastAsia"/>
          <w:bCs/>
        </w:rPr>
        <w:t>用户可见本地PNG格式的相册在软件中打开，并阅览。</w:t>
      </w:r>
    </w:p>
    <w:p w:rsidR="00EC0997" w:rsidRDefault="006117A3">
      <w:pPr>
        <w:pStyle w:val="a8"/>
        <w:ind w:leftChars="200" w:left="420" w:firstLine="420"/>
        <w:rPr>
          <w:rFonts w:ascii="宋体" w:hAnsi="宋体" w:cs="宋体"/>
          <w:bCs/>
        </w:rPr>
      </w:pPr>
      <w:r>
        <w:rPr>
          <w:rFonts w:ascii="宋体" w:hAnsi="宋体" w:cs="宋体" w:hint="eastAsia"/>
          <w:bCs/>
        </w:rPr>
        <w:t>3）</w:t>
      </w:r>
      <w:r>
        <w:rPr>
          <w:rFonts w:ascii="宋体" w:hAnsi="宋体" w:cs="宋体"/>
          <w:bCs/>
        </w:rPr>
        <w:t>切换</w:t>
      </w:r>
      <w:r>
        <w:rPr>
          <w:rFonts w:ascii="宋体" w:hAnsi="宋体" w:cs="宋体" w:hint="eastAsia"/>
          <w:bCs/>
        </w:rPr>
        <w:t>相册</w:t>
      </w:r>
      <w:r>
        <w:rPr>
          <w:rFonts w:ascii="宋体" w:hAnsi="宋体" w:cs="宋体"/>
          <w:bCs/>
        </w:rPr>
        <w:t>页面</w:t>
      </w:r>
    </w:p>
    <w:p w:rsidR="00EC0997" w:rsidRDefault="006117A3">
      <w:pPr>
        <w:pStyle w:val="a8"/>
        <w:ind w:leftChars="200" w:left="420" w:firstLine="420"/>
        <w:rPr>
          <w:rFonts w:ascii="宋体" w:hAnsi="宋体" w:cs="宋体"/>
          <w:bCs/>
        </w:rPr>
      </w:pPr>
      <w:r>
        <w:rPr>
          <w:rFonts w:ascii="宋体" w:hAnsi="宋体" w:cs="宋体"/>
          <w:bCs/>
        </w:rPr>
        <w:t>用户可通过点击</w:t>
      </w:r>
      <w:r>
        <w:rPr>
          <w:rFonts w:ascii="宋体" w:hAnsi="宋体" w:cs="宋体" w:hint="eastAsia"/>
          <w:bCs/>
        </w:rPr>
        <w:t>大图两侧的左右箭头</w:t>
      </w:r>
      <w:r>
        <w:rPr>
          <w:rFonts w:ascii="宋体" w:hAnsi="宋体" w:cs="宋体"/>
          <w:bCs/>
        </w:rPr>
        <w:t>按钮对页面进行</w:t>
      </w:r>
      <w:r>
        <w:rPr>
          <w:rFonts w:ascii="宋体" w:hAnsi="宋体" w:cs="宋体" w:hint="eastAsia"/>
          <w:bCs/>
        </w:rPr>
        <w:t>上下页的</w:t>
      </w:r>
      <w:r>
        <w:rPr>
          <w:rFonts w:ascii="宋体" w:hAnsi="宋体" w:cs="宋体"/>
          <w:bCs/>
        </w:rPr>
        <w:t>切换。</w:t>
      </w:r>
    </w:p>
    <w:p w:rsidR="00EC0997" w:rsidRDefault="006117A3">
      <w:pPr>
        <w:pStyle w:val="a8"/>
        <w:ind w:leftChars="200" w:left="420" w:firstLine="420"/>
        <w:rPr>
          <w:rFonts w:ascii="宋体" w:hAnsi="宋体" w:cs="宋体"/>
          <w:bCs/>
        </w:rPr>
      </w:pPr>
      <w:r>
        <w:rPr>
          <w:rFonts w:ascii="宋体" w:hAnsi="宋体" w:cs="宋体" w:hint="eastAsia"/>
          <w:bCs/>
        </w:rPr>
        <w:t>4）</w:t>
      </w:r>
      <w:proofErr w:type="gramStart"/>
      <w:r>
        <w:rPr>
          <w:rFonts w:ascii="宋体" w:hAnsi="宋体" w:cs="宋体"/>
          <w:bCs/>
        </w:rPr>
        <w:t>缩略图点</w:t>
      </w:r>
      <w:proofErr w:type="gramEnd"/>
      <w:r>
        <w:rPr>
          <w:rFonts w:ascii="宋体" w:hAnsi="宋体" w:cs="宋体"/>
          <w:bCs/>
        </w:rPr>
        <w:t>选</w:t>
      </w:r>
    </w:p>
    <w:p w:rsidR="00EC0997" w:rsidRDefault="006117A3">
      <w:pPr>
        <w:pStyle w:val="a8"/>
        <w:ind w:leftChars="200" w:left="420" w:firstLine="420"/>
        <w:rPr>
          <w:rFonts w:ascii="宋体" w:hAnsi="宋体" w:cs="宋体"/>
          <w:bCs/>
        </w:rPr>
      </w:pPr>
      <w:r>
        <w:rPr>
          <w:rFonts w:ascii="宋体" w:hAnsi="宋体" w:cs="宋体"/>
          <w:bCs/>
        </w:rPr>
        <w:t>用户可通过点击界面</w:t>
      </w:r>
      <w:r>
        <w:rPr>
          <w:rFonts w:ascii="宋体" w:hAnsi="宋体" w:cs="宋体" w:hint="eastAsia"/>
          <w:bCs/>
        </w:rPr>
        <w:t>上方的</w:t>
      </w:r>
      <w:proofErr w:type="gramStart"/>
      <w:r>
        <w:rPr>
          <w:rFonts w:ascii="宋体" w:hAnsi="宋体" w:cs="宋体"/>
          <w:bCs/>
        </w:rPr>
        <w:t>缩略图</w:t>
      </w:r>
      <w:proofErr w:type="gramEnd"/>
      <w:r>
        <w:rPr>
          <w:rFonts w:ascii="宋体" w:hAnsi="宋体" w:cs="宋体" w:hint="eastAsia"/>
          <w:bCs/>
        </w:rPr>
        <w:t>列表</w:t>
      </w:r>
      <w:r>
        <w:rPr>
          <w:rFonts w:ascii="宋体" w:hAnsi="宋体" w:cs="宋体"/>
          <w:bCs/>
        </w:rPr>
        <w:t>，将当前</w:t>
      </w:r>
      <w:r>
        <w:rPr>
          <w:rFonts w:ascii="宋体" w:hAnsi="宋体" w:cs="宋体" w:hint="eastAsia"/>
          <w:bCs/>
        </w:rPr>
        <w:t>大图</w:t>
      </w:r>
      <w:r>
        <w:rPr>
          <w:rFonts w:ascii="宋体" w:hAnsi="宋体" w:cs="宋体"/>
          <w:bCs/>
        </w:rPr>
        <w:t>切换为在缩略图中所点选的图片。</w:t>
      </w:r>
    </w:p>
    <w:p w:rsidR="00EC0997" w:rsidRDefault="006117A3">
      <w:pPr>
        <w:pStyle w:val="a8"/>
        <w:rPr>
          <w:rFonts w:ascii="宋体" w:hAnsi="宋体" w:cs="宋体"/>
          <w:bCs/>
        </w:rPr>
      </w:pPr>
      <w:r>
        <w:rPr>
          <w:rFonts w:ascii="宋体" w:hAnsi="宋体" w:cs="宋体" w:hint="eastAsia"/>
          <w:bCs/>
        </w:rPr>
        <w:t>2.</w:t>
      </w:r>
      <w:r>
        <w:rPr>
          <w:rFonts w:ascii="宋体" w:hAnsi="宋体" w:cs="宋体"/>
          <w:bCs/>
        </w:rPr>
        <w:t>打开</w:t>
      </w:r>
      <w:r>
        <w:rPr>
          <w:rFonts w:ascii="宋体" w:hAnsi="宋体" w:cs="宋体" w:hint="eastAsia"/>
          <w:bCs/>
        </w:rPr>
        <w:t>/添加</w:t>
      </w:r>
      <w:r>
        <w:rPr>
          <w:rFonts w:ascii="宋体" w:hAnsi="宋体" w:cs="宋体"/>
          <w:bCs/>
        </w:rPr>
        <w:t>图片</w:t>
      </w:r>
    </w:p>
    <w:p w:rsidR="00EC0997" w:rsidRDefault="006117A3">
      <w:pPr>
        <w:pStyle w:val="a8"/>
        <w:ind w:leftChars="200" w:left="420" w:firstLine="420"/>
        <w:rPr>
          <w:rFonts w:ascii="宋体" w:hAnsi="宋体" w:cs="宋体"/>
          <w:bCs/>
        </w:rPr>
      </w:pPr>
      <w:r>
        <w:rPr>
          <w:rFonts w:ascii="宋体" w:hAnsi="宋体" w:cs="宋体"/>
          <w:bCs/>
        </w:rPr>
        <w:t>该模块主要是打开</w:t>
      </w:r>
      <w:r>
        <w:rPr>
          <w:rFonts w:ascii="宋体" w:hAnsi="宋体" w:cs="宋体" w:hint="eastAsia"/>
          <w:bCs/>
        </w:rPr>
        <w:t>/添加</w:t>
      </w:r>
      <w:proofErr w:type="gramStart"/>
      <w:r>
        <w:rPr>
          <w:rFonts w:ascii="宋体" w:hAnsi="宋体" w:cs="宋体"/>
          <w:bCs/>
        </w:rPr>
        <w:t>用户本地</w:t>
      </w:r>
      <w:proofErr w:type="gramEnd"/>
      <w:r>
        <w:rPr>
          <w:rFonts w:ascii="宋体" w:hAnsi="宋体" w:cs="宋体"/>
          <w:bCs/>
        </w:rPr>
        <w:t>需要进行排版的</w:t>
      </w:r>
      <w:r>
        <w:rPr>
          <w:rFonts w:ascii="宋体" w:hAnsi="宋体" w:cs="宋体" w:hint="eastAsia"/>
          <w:bCs/>
        </w:rPr>
        <w:t>照片</w:t>
      </w:r>
      <w:r>
        <w:rPr>
          <w:rFonts w:ascii="宋体" w:hAnsi="宋体" w:cs="宋体"/>
          <w:bCs/>
        </w:rPr>
        <w:t>，并</w:t>
      </w:r>
      <w:r>
        <w:rPr>
          <w:rFonts w:ascii="宋体" w:hAnsi="宋体" w:cs="宋体" w:hint="eastAsia"/>
          <w:bCs/>
        </w:rPr>
        <w:t>载入</w:t>
      </w:r>
      <w:r>
        <w:rPr>
          <w:rFonts w:ascii="宋体" w:hAnsi="宋体" w:cs="宋体"/>
          <w:bCs/>
        </w:rPr>
        <w:t>软件，为</w:t>
      </w:r>
      <w:r>
        <w:rPr>
          <w:rFonts w:ascii="宋体" w:hAnsi="宋体" w:cs="宋体" w:hint="eastAsia"/>
          <w:bCs/>
        </w:rPr>
        <w:t>之后的</w:t>
      </w:r>
      <w:r>
        <w:rPr>
          <w:rFonts w:ascii="宋体" w:hAnsi="宋体" w:cs="宋体"/>
          <w:bCs/>
        </w:rPr>
        <w:t>排版</w:t>
      </w:r>
      <w:r>
        <w:rPr>
          <w:rFonts w:ascii="宋体" w:hAnsi="宋体" w:cs="宋体" w:hint="eastAsia"/>
          <w:bCs/>
        </w:rPr>
        <w:t>和编辑</w:t>
      </w:r>
      <w:r>
        <w:rPr>
          <w:rFonts w:ascii="宋体" w:hAnsi="宋体" w:cs="宋体"/>
          <w:bCs/>
        </w:rPr>
        <w:t>做准备。软件在打开图片时会判断当前软件中是否已经有已导入的图片，若有，则将已导入的图片清除，再</w:t>
      </w:r>
      <w:r>
        <w:rPr>
          <w:rFonts w:ascii="宋体" w:hAnsi="宋体" w:cs="宋体" w:hint="eastAsia"/>
          <w:bCs/>
        </w:rPr>
        <w:t>覆盖</w:t>
      </w:r>
      <w:r>
        <w:rPr>
          <w:rFonts w:ascii="宋体" w:hAnsi="宋体" w:cs="宋体"/>
          <w:bCs/>
        </w:rPr>
        <w:t>导入新的图片，即</w:t>
      </w:r>
      <w:proofErr w:type="gramStart"/>
      <w:r>
        <w:rPr>
          <w:rFonts w:ascii="宋体" w:hAnsi="宋体" w:cs="宋体"/>
          <w:bCs/>
        </w:rPr>
        <w:t>新图片</w:t>
      </w:r>
      <w:proofErr w:type="gramEnd"/>
      <w:r>
        <w:rPr>
          <w:rFonts w:ascii="宋体" w:hAnsi="宋体" w:cs="宋体"/>
          <w:bCs/>
        </w:rPr>
        <w:t>覆盖旧图片。</w:t>
      </w:r>
      <w:r>
        <w:rPr>
          <w:rFonts w:ascii="宋体" w:hAnsi="宋体" w:cs="宋体" w:hint="eastAsia"/>
          <w:bCs/>
        </w:rPr>
        <w:t>若选择添加图片，则会</w:t>
      </w:r>
      <w:r>
        <w:rPr>
          <w:rFonts w:ascii="宋体" w:hAnsi="宋体" w:cs="宋体"/>
          <w:bCs/>
        </w:rPr>
        <w:t>添加在已有图片的后面，而不会覆盖原来已有的图片。此模块主要功能包括：从文件夹打开、从图片打开。</w:t>
      </w:r>
    </w:p>
    <w:p w:rsidR="00EC0997" w:rsidRDefault="006117A3">
      <w:pPr>
        <w:pStyle w:val="a8"/>
        <w:ind w:leftChars="200" w:left="420" w:firstLine="420"/>
        <w:rPr>
          <w:rFonts w:ascii="宋体" w:hAnsi="宋体" w:cs="宋体"/>
          <w:bCs/>
        </w:rPr>
      </w:pPr>
      <w:r>
        <w:rPr>
          <w:rFonts w:ascii="宋体" w:hAnsi="宋体" w:cs="宋体" w:hint="eastAsia"/>
          <w:bCs/>
        </w:rPr>
        <w:t>1）</w:t>
      </w:r>
      <w:r>
        <w:rPr>
          <w:rFonts w:ascii="宋体" w:hAnsi="宋体" w:cs="宋体"/>
          <w:bCs/>
        </w:rPr>
        <w:t>从文件夹打开</w:t>
      </w:r>
    </w:p>
    <w:p w:rsidR="00EC0997" w:rsidRDefault="006117A3">
      <w:pPr>
        <w:pStyle w:val="a8"/>
        <w:ind w:leftChars="200" w:left="420" w:firstLine="420"/>
        <w:rPr>
          <w:rFonts w:ascii="宋体" w:hAnsi="宋体" w:cs="宋体"/>
          <w:bCs/>
        </w:rPr>
      </w:pPr>
      <w:r>
        <w:rPr>
          <w:rFonts w:ascii="宋体" w:hAnsi="宋体" w:cs="宋体" w:hint="eastAsia"/>
          <w:bCs/>
        </w:rPr>
        <w:t>当选择打开时，用户可</w:t>
      </w:r>
      <w:r>
        <w:rPr>
          <w:rFonts w:ascii="宋体" w:hAnsi="宋体" w:cs="宋体"/>
          <w:bCs/>
        </w:rPr>
        <w:t>直接选择包含图片的文件夹，软件会将该文件夹中的所有图片导入，并以文件名称作为标准进行排序</w:t>
      </w:r>
      <w:r>
        <w:rPr>
          <w:rFonts w:ascii="宋体" w:hAnsi="宋体" w:cs="宋体" w:hint="eastAsia"/>
          <w:bCs/>
        </w:rPr>
        <w:t>；当选择添加时，软件会将该文件夹中的所有图片导入，并添加在已有图片的后面，以文件名称作为标准进行排序。</w:t>
      </w:r>
    </w:p>
    <w:p w:rsidR="00EC0997" w:rsidRDefault="006117A3">
      <w:pPr>
        <w:pStyle w:val="a8"/>
        <w:ind w:leftChars="200" w:left="420" w:firstLine="420"/>
        <w:rPr>
          <w:rFonts w:ascii="宋体" w:hAnsi="宋体" w:cs="宋体"/>
          <w:bCs/>
        </w:rPr>
      </w:pPr>
      <w:r>
        <w:rPr>
          <w:rFonts w:ascii="宋体" w:hAnsi="宋体" w:cs="宋体" w:hint="eastAsia"/>
          <w:bCs/>
        </w:rPr>
        <w:t>2）</w:t>
      </w:r>
      <w:r>
        <w:rPr>
          <w:rFonts w:ascii="宋体" w:hAnsi="宋体" w:cs="宋体"/>
          <w:bCs/>
        </w:rPr>
        <w:t>从图片打开</w:t>
      </w:r>
    </w:p>
    <w:p w:rsidR="00EC0997" w:rsidRDefault="006117A3">
      <w:pPr>
        <w:pStyle w:val="a8"/>
        <w:ind w:leftChars="200" w:left="420" w:firstLine="420"/>
        <w:rPr>
          <w:rFonts w:ascii="宋体" w:hAnsi="宋体" w:cs="宋体"/>
          <w:bCs/>
        </w:rPr>
      </w:pPr>
      <w:r>
        <w:rPr>
          <w:rFonts w:ascii="宋体" w:hAnsi="宋体" w:cs="宋体" w:hint="eastAsia"/>
          <w:bCs/>
        </w:rPr>
        <w:t>当选择打开时，用户可</w:t>
      </w:r>
      <w:r>
        <w:rPr>
          <w:rFonts w:ascii="宋体" w:hAnsi="宋体" w:cs="宋体"/>
          <w:bCs/>
        </w:rPr>
        <w:t>选择图片文件，包括单选和多选，软件会将用户选择的图片导入，并以文件名称作为标准进行排序</w:t>
      </w:r>
      <w:r>
        <w:rPr>
          <w:rFonts w:ascii="宋体" w:hAnsi="宋体" w:cs="宋体" w:hint="eastAsia"/>
          <w:bCs/>
        </w:rPr>
        <w:t>；当选择添加时，用户可选择图片文件，包括单选和多选，软件会将用户选择的图片导入，并添加在已有图片的后面，以文件名称作为标准进行排序。</w:t>
      </w:r>
    </w:p>
    <w:p w:rsidR="00EC0997" w:rsidRDefault="006117A3">
      <w:pPr>
        <w:pStyle w:val="a8"/>
        <w:rPr>
          <w:rFonts w:ascii="宋体" w:hAnsi="宋体" w:cs="宋体"/>
          <w:bCs/>
        </w:rPr>
      </w:pPr>
      <w:r>
        <w:rPr>
          <w:rFonts w:ascii="宋体" w:hAnsi="宋体" w:cs="宋体" w:hint="eastAsia"/>
          <w:bCs/>
        </w:rPr>
        <w:t>3.照片夹</w:t>
      </w:r>
    </w:p>
    <w:p w:rsidR="00EC0997" w:rsidRDefault="006117A3">
      <w:pPr>
        <w:pStyle w:val="a8"/>
        <w:ind w:leftChars="200" w:left="420" w:firstLine="420"/>
        <w:rPr>
          <w:rFonts w:ascii="宋体" w:hAnsi="宋体" w:cs="宋体"/>
          <w:bCs/>
        </w:rPr>
      </w:pPr>
      <w:r>
        <w:rPr>
          <w:rFonts w:ascii="宋体" w:hAnsi="宋体" w:cs="宋体" w:hint="eastAsia"/>
          <w:bCs/>
        </w:rPr>
        <w:t>该模块主要针对另一组需要与本组照片进行混合排版的照片，打开/添加另一组照片，并载入软件，在打开图片时会判断当前软件中是否已经有已导入的图片，若有，则</w:t>
      </w:r>
      <w:proofErr w:type="gramStart"/>
      <w:r>
        <w:rPr>
          <w:rFonts w:ascii="宋体" w:hAnsi="宋体" w:cs="宋体" w:hint="eastAsia"/>
          <w:bCs/>
        </w:rPr>
        <w:t>新图片</w:t>
      </w:r>
      <w:proofErr w:type="gramEnd"/>
      <w:r>
        <w:rPr>
          <w:rFonts w:ascii="宋体" w:hAnsi="宋体" w:cs="宋体" w:hint="eastAsia"/>
          <w:bCs/>
        </w:rPr>
        <w:t>覆盖旧图片。若选择添加图片，则会添加在已选定图片的后面，而不会覆盖已有的图片。此模块主要功能包括：打开/添加图片、排版、拖拽排版。</w:t>
      </w:r>
    </w:p>
    <w:p w:rsidR="00EC0997" w:rsidRDefault="006117A3">
      <w:pPr>
        <w:pStyle w:val="a8"/>
        <w:numPr>
          <w:ilvl w:val="0"/>
          <w:numId w:val="12"/>
        </w:numPr>
        <w:ind w:leftChars="200" w:left="420" w:firstLine="420"/>
        <w:rPr>
          <w:rFonts w:ascii="宋体" w:hAnsi="宋体" w:cs="宋体"/>
          <w:bCs/>
        </w:rPr>
      </w:pPr>
      <w:r>
        <w:rPr>
          <w:rFonts w:ascii="宋体" w:hAnsi="宋体" w:cs="宋体" w:hint="eastAsia"/>
          <w:bCs/>
        </w:rPr>
        <w:t>打开/添加图片</w:t>
      </w:r>
    </w:p>
    <w:p w:rsidR="00EC0997" w:rsidRDefault="006117A3">
      <w:pPr>
        <w:pStyle w:val="a8"/>
        <w:ind w:leftChars="200" w:left="420" w:firstLine="420"/>
        <w:rPr>
          <w:rFonts w:ascii="宋体" w:hAnsi="宋体" w:cs="宋体"/>
          <w:bCs/>
        </w:rPr>
      </w:pPr>
      <w:r>
        <w:rPr>
          <w:rFonts w:ascii="宋体" w:hAnsi="宋体" w:cs="宋体" w:hint="eastAsia"/>
          <w:bCs/>
        </w:rPr>
        <w:lastRenderedPageBreak/>
        <w:t>可选择从文件夹打开或从图片打开，打开图片会覆盖已有图片，添加图片则添加在已选定照片的位置之后。</w:t>
      </w:r>
    </w:p>
    <w:p w:rsidR="00EC0997" w:rsidRDefault="006117A3">
      <w:pPr>
        <w:pStyle w:val="a8"/>
        <w:numPr>
          <w:ilvl w:val="0"/>
          <w:numId w:val="12"/>
        </w:numPr>
        <w:ind w:leftChars="200" w:left="420" w:firstLine="420"/>
        <w:rPr>
          <w:rFonts w:ascii="宋体" w:hAnsi="宋体" w:cs="宋体"/>
          <w:bCs/>
        </w:rPr>
      </w:pPr>
      <w:r>
        <w:rPr>
          <w:rFonts w:ascii="宋体" w:hAnsi="宋体" w:cs="宋体" w:hint="eastAsia"/>
          <w:bCs/>
        </w:rPr>
        <w:t>排版</w:t>
      </w:r>
    </w:p>
    <w:p w:rsidR="00EC0997" w:rsidRDefault="006117A3">
      <w:pPr>
        <w:pStyle w:val="a8"/>
        <w:ind w:leftChars="200" w:left="420" w:firstLine="420"/>
        <w:rPr>
          <w:rFonts w:ascii="宋体" w:hAnsi="宋体" w:cs="宋体"/>
          <w:bCs/>
        </w:rPr>
      </w:pPr>
      <w:r>
        <w:rPr>
          <w:rFonts w:ascii="宋体" w:hAnsi="宋体" w:cs="宋体"/>
          <w:bCs/>
        </w:rPr>
        <w:t>排版功能即替换中间大图中加载过的所有图片，按照当时选中的模板将照片夹中的图片重新排版。</w:t>
      </w:r>
    </w:p>
    <w:p w:rsidR="00EC0997" w:rsidRDefault="006117A3">
      <w:pPr>
        <w:pStyle w:val="a8"/>
        <w:numPr>
          <w:ilvl w:val="0"/>
          <w:numId w:val="12"/>
        </w:numPr>
        <w:ind w:leftChars="200" w:left="420" w:firstLine="420"/>
        <w:rPr>
          <w:rFonts w:ascii="宋体" w:hAnsi="宋体" w:cs="宋体"/>
          <w:bCs/>
        </w:rPr>
      </w:pPr>
      <w:r>
        <w:rPr>
          <w:rFonts w:ascii="宋体" w:hAnsi="宋体" w:cs="宋体" w:hint="eastAsia"/>
          <w:bCs/>
        </w:rPr>
        <w:t>拖拽排版</w:t>
      </w:r>
    </w:p>
    <w:p w:rsidR="00EC0997" w:rsidRDefault="006117A3">
      <w:pPr>
        <w:pStyle w:val="a8"/>
        <w:ind w:leftChars="200" w:left="420" w:firstLine="420"/>
        <w:rPr>
          <w:rFonts w:ascii="宋体" w:hAnsi="宋体" w:cs="宋体"/>
          <w:bCs/>
        </w:rPr>
      </w:pPr>
      <w:r>
        <w:rPr>
          <w:rFonts w:ascii="宋体" w:hAnsi="宋体" w:cs="宋体"/>
          <w:bCs/>
        </w:rPr>
        <w:t>可以对照片夹中的图片进行拖拽，将图片拖拽到中间大图展示的位置，可以替换对应位置的图片。</w:t>
      </w:r>
    </w:p>
    <w:p w:rsidR="00EC0997" w:rsidRDefault="006117A3">
      <w:pPr>
        <w:pStyle w:val="a8"/>
        <w:rPr>
          <w:rFonts w:ascii="宋体" w:hAnsi="宋体" w:cs="宋体"/>
          <w:bCs/>
        </w:rPr>
      </w:pPr>
      <w:r>
        <w:rPr>
          <w:rFonts w:ascii="宋体" w:hAnsi="宋体" w:cs="宋体" w:hint="eastAsia"/>
          <w:bCs/>
        </w:rPr>
        <w:t>4.</w:t>
      </w:r>
      <w:r>
        <w:rPr>
          <w:rFonts w:ascii="宋体" w:hAnsi="宋体" w:cs="宋体"/>
          <w:bCs/>
        </w:rPr>
        <w:t>批量更改模版</w:t>
      </w:r>
    </w:p>
    <w:p w:rsidR="00EC0997" w:rsidRDefault="006117A3">
      <w:pPr>
        <w:pStyle w:val="a8"/>
        <w:ind w:leftChars="200" w:left="420" w:firstLine="420"/>
        <w:rPr>
          <w:rFonts w:ascii="宋体" w:hAnsi="宋体" w:cs="宋体"/>
          <w:bCs/>
        </w:rPr>
      </w:pPr>
      <w:r>
        <w:rPr>
          <w:rFonts w:ascii="宋体" w:hAnsi="宋体" w:cs="宋体"/>
          <w:bCs/>
        </w:rPr>
        <w:t>该模块主要是将软件中已</w:t>
      </w:r>
      <w:r>
        <w:rPr>
          <w:rFonts w:ascii="宋体" w:hAnsi="宋体" w:cs="宋体" w:hint="eastAsia"/>
          <w:bCs/>
        </w:rPr>
        <w:t>载入</w:t>
      </w:r>
      <w:r>
        <w:rPr>
          <w:rFonts w:ascii="宋体" w:hAnsi="宋体" w:cs="宋体"/>
          <w:bCs/>
        </w:rPr>
        <w:t>的图片</w:t>
      </w:r>
      <w:r>
        <w:rPr>
          <w:rFonts w:ascii="宋体" w:hAnsi="宋体" w:cs="宋体" w:hint="eastAsia"/>
          <w:bCs/>
        </w:rPr>
        <w:t>更改在最初选择的模板，并批量</w:t>
      </w:r>
      <w:r>
        <w:rPr>
          <w:rFonts w:ascii="宋体" w:hAnsi="宋体" w:cs="宋体"/>
          <w:bCs/>
        </w:rPr>
        <w:t>套入。其中模版包括：单张、单张（转90度）、两张合并、两张合并（转90度）、四张合并、四张合并（转90度）</w:t>
      </w:r>
      <w:r>
        <w:rPr>
          <w:rFonts w:ascii="宋体" w:hAnsi="宋体" w:cs="宋体" w:hint="eastAsia"/>
          <w:bCs/>
        </w:rPr>
        <w:t>、八张合并、八张合并（转90度）</w:t>
      </w:r>
      <w:r>
        <w:rPr>
          <w:rFonts w:ascii="宋体" w:hAnsi="宋体" w:cs="宋体"/>
          <w:bCs/>
        </w:rPr>
        <w:t>。同时用户还可以对边距</w:t>
      </w:r>
      <w:r>
        <w:rPr>
          <w:rFonts w:ascii="宋体" w:hAnsi="宋体" w:cs="宋体" w:hint="eastAsia"/>
          <w:bCs/>
        </w:rPr>
        <w:t>以及间距</w:t>
      </w:r>
      <w:r>
        <w:rPr>
          <w:rFonts w:ascii="宋体" w:hAnsi="宋体" w:cs="宋体"/>
          <w:bCs/>
        </w:rPr>
        <w:t>进行自定义的设置。</w:t>
      </w:r>
    </w:p>
    <w:p w:rsidR="00EC0997" w:rsidRDefault="006117A3">
      <w:pPr>
        <w:pStyle w:val="a8"/>
        <w:ind w:leftChars="200" w:left="420" w:firstLine="420"/>
        <w:rPr>
          <w:rFonts w:ascii="宋体" w:hAnsi="宋体" w:cs="宋体"/>
          <w:bCs/>
        </w:rPr>
      </w:pPr>
      <w:r>
        <w:rPr>
          <w:rFonts w:ascii="宋体" w:hAnsi="宋体" w:cs="宋体"/>
          <w:bCs/>
        </w:rPr>
        <w:t>1）单张</w:t>
      </w:r>
    </w:p>
    <w:p w:rsidR="00EC0997" w:rsidRDefault="006117A3">
      <w:pPr>
        <w:pStyle w:val="a8"/>
        <w:ind w:leftChars="200" w:left="420" w:firstLine="420"/>
        <w:rPr>
          <w:rFonts w:ascii="宋体" w:hAnsi="宋体" w:cs="宋体"/>
          <w:bCs/>
        </w:rPr>
      </w:pPr>
      <w:r>
        <w:rPr>
          <w:rFonts w:ascii="宋体" w:hAnsi="宋体" w:cs="宋体"/>
          <w:bCs/>
        </w:rPr>
        <w:t>将图片等比例缩放，并</w:t>
      </w:r>
      <w:r>
        <w:rPr>
          <w:rFonts w:ascii="宋体" w:hAnsi="宋体" w:cs="宋体" w:hint="eastAsia"/>
          <w:bCs/>
        </w:rPr>
        <w:t>按照设置的边距，</w:t>
      </w:r>
      <w:r>
        <w:rPr>
          <w:rFonts w:ascii="宋体" w:hAnsi="宋体" w:cs="宋体"/>
          <w:bCs/>
        </w:rPr>
        <w:t>居中放置在设置好的边框中。</w:t>
      </w:r>
    </w:p>
    <w:p w:rsidR="00EC0997" w:rsidRDefault="006117A3">
      <w:pPr>
        <w:pStyle w:val="a8"/>
        <w:ind w:leftChars="200" w:left="420" w:firstLine="420"/>
        <w:rPr>
          <w:rFonts w:ascii="宋体" w:hAnsi="宋体" w:cs="宋体"/>
          <w:bCs/>
        </w:rPr>
      </w:pPr>
      <w:r>
        <w:rPr>
          <w:rFonts w:ascii="宋体" w:hAnsi="宋体" w:cs="宋体" w:hint="eastAsia"/>
          <w:bCs/>
        </w:rPr>
        <w:t>2</w:t>
      </w:r>
      <w:r>
        <w:rPr>
          <w:rFonts w:ascii="宋体" w:hAnsi="宋体" w:cs="宋体"/>
          <w:bCs/>
        </w:rPr>
        <w:t>）单张（转90度）</w:t>
      </w:r>
    </w:p>
    <w:p w:rsidR="00EC0997" w:rsidRDefault="006117A3">
      <w:pPr>
        <w:pStyle w:val="a8"/>
        <w:ind w:leftChars="200" w:left="420" w:firstLine="420"/>
        <w:rPr>
          <w:rFonts w:ascii="宋体" w:hAnsi="宋体" w:cs="宋体"/>
          <w:bCs/>
        </w:rPr>
      </w:pPr>
      <w:r>
        <w:rPr>
          <w:rFonts w:ascii="宋体" w:hAnsi="宋体" w:cs="宋体"/>
          <w:bCs/>
        </w:rPr>
        <w:t>将图片等比例缩放，然后逆时针旋转90度，并按照设置的边距，居中放置在设置好的边框中。</w:t>
      </w:r>
    </w:p>
    <w:p w:rsidR="00EC0997" w:rsidRDefault="006117A3">
      <w:pPr>
        <w:pStyle w:val="a8"/>
        <w:ind w:leftChars="200" w:left="420" w:firstLine="420"/>
        <w:rPr>
          <w:rFonts w:ascii="宋体" w:hAnsi="宋体" w:cs="宋体"/>
          <w:bCs/>
        </w:rPr>
      </w:pPr>
      <w:r>
        <w:rPr>
          <w:rFonts w:ascii="宋体" w:hAnsi="宋体" w:cs="宋体" w:hint="eastAsia"/>
          <w:bCs/>
        </w:rPr>
        <w:t>3</w:t>
      </w:r>
      <w:r>
        <w:rPr>
          <w:rFonts w:ascii="宋体" w:hAnsi="宋体" w:cs="宋体"/>
          <w:bCs/>
        </w:rPr>
        <w:t>）两张合并</w:t>
      </w:r>
    </w:p>
    <w:p w:rsidR="00EC0997" w:rsidRDefault="006117A3">
      <w:pPr>
        <w:pStyle w:val="a8"/>
        <w:ind w:leftChars="200" w:left="420" w:firstLine="420"/>
        <w:rPr>
          <w:rFonts w:ascii="宋体" w:hAnsi="宋体" w:cs="宋体"/>
          <w:bCs/>
        </w:rPr>
      </w:pPr>
      <w:r>
        <w:rPr>
          <w:rFonts w:ascii="宋体" w:hAnsi="宋体" w:cs="宋体"/>
          <w:bCs/>
        </w:rPr>
        <w:t>将图片按照文件名称的顺序两两合并，按照先上后下的顺序上下放置。图片等比例缩放，并按照设置的边距，居中放置在设置好的边框中。</w:t>
      </w:r>
    </w:p>
    <w:p w:rsidR="00EC0997" w:rsidRDefault="006117A3">
      <w:pPr>
        <w:pStyle w:val="a8"/>
        <w:ind w:leftChars="200" w:left="420" w:firstLine="420"/>
        <w:rPr>
          <w:rFonts w:ascii="宋体" w:hAnsi="宋体" w:cs="宋体"/>
          <w:bCs/>
        </w:rPr>
      </w:pPr>
      <w:r>
        <w:rPr>
          <w:rFonts w:ascii="宋体" w:hAnsi="宋体" w:cs="宋体" w:hint="eastAsia"/>
          <w:bCs/>
        </w:rPr>
        <w:t>4）</w:t>
      </w:r>
      <w:r>
        <w:rPr>
          <w:rFonts w:ascii="宋体" w:hAnsi="宋体" w:cs="宋体"/>
          <w:bCs/>
        </w:rPr>
        <w:t>两张合并（转90度）</w:t>
      </w:r>
    </w:p>
    <w:p w:rsidR="00EC0997" w:rsidRDefault="006117A3">
      <w:pPr>
        <w:pStyle w:val="a8"/>
        <w:ind w:leftChars="200" w:left="420" w:firstLine="420"/>
        <w:rPr>
          <w:rFonts w:ascii="宋体" w:hAnsi="宋体" w:cs="宋体"/>
          <w:bCs/>
        </w:rPr>
      </w:pPr>
      <w:r>
        <w:rPr>
          <w:rFonts w:ascii="宋体" w:hAnsi="宋体" w:cs="宋体"/>
          <w:bCs/>
        </w:rPr>
        <w:t>将图片按照文件名称的顺序两两合并，按照先下后上的顺序上下放置。图片等比例缩放，逆时针旋转90度，并按照设置的边距，居中放置在设置好的边框中。</w:t>
      </w:r>
    </w:p>
    <w:p w:rsidR="00EC0997" w:rsidRDefault="006117A3">
      <w:pPr>
        <w:pStyle w:val="a8"/>
        <w:ind w:leftChars="200" w:left="420" w:firstLine="420"/>
        <w:rPr>
          <w:rFonts w:ascii="宋体" w:hAnsi="宋体" w:cs="宋体"/>
          <w:bCs/>
        </w:rPr>
      </w:pPr>
      <w:r>
        <w:rPr>
          <w:rFonts w:ascii="宋体" w:hAnsi="宋体" w:cs="宋体" w:hint="eastAsia"/>
          <w:bCs/>
        </w:rPr>
        <w:t>5</w:t>
      </w:r>
      <w:r>
        <w:rPr>
          <w:rFonts w:ascii="宋体" w:hAnsi="宋体" w:cs="宋体"/>
          <w:bCs/>
        </w:rPr>
        <w:t>）四张合并</w:t>
      </w:r>
    </w:p>
    <w:p w:rsidR="00EC0997" w:rsidRDefault="006117A3">
      <w:pPr>
        <w:pStyle w:val="a8"/>
        <w:ind w:leftChars="200" w:left="420" w:firstLine="420"/>
        <w:rPr>
          <w:rFonts w:ascii="宋体" w:hAnsi="宋体" w:cs="宋体"/>
          <w:bCs/>
        </w:rPr>
      </w:pPr>
      <w:r>
        <w:rPr>
          <w:rFonts w:ascii="宋体" w:hAnsi="宋体" w:cs="宋体"/>
          <w:bCs/>
        </w:rPr>
        <w:t>将图片按照文件名称的顺序</w:t>
      </w:r>
      <w:proofErr w:type="gramStart"/>
      <w:r>
        <w:rPr>
          <w:rFonts w:ascii="宋体" w:hAnsi="宋体" w:cs="宋体"/>
          <w:bCs/>
        </w:rPr>
        <w:t>四个四个</w:t>
      </w:r>
      <w:proofErr w:type="gramEnd"/>
      <w:r>
        <w:rPr>
          <w:rFonts w:ascii="宋体" w:hAnsi="宋体" w:cs="宋体"/>
          <w:bCs/>
        </w:rPr>
        <w:t>合并，按照</w:t>
      </w:r>
      <w:r>
        <w:rPr>
          <w:rFonts w:ascii="宋体" w:hAnsi="宋体" w:cs="宋体" w:hint="eastAsia"/>
          <w:bCs/>
        </w:rPr>
        <w:t>田字格的</w:t>
      </w:r>
      <w:r>
        <w:rPr>
          <w:rFonts w:ascii="宋体" w:hAnsi="宋体" w:cs="宋体"/>
          <w:bCs/>
        </w:rPr>
        <w:t>顺序放置</w:t>
      </w:r>
      <w:r>
        <w:rPr>
          <w:rFonts w:ascii="宋体" w:hAnsi="宋体" w:cs="宋体" w:hint="eastAsia"/>
          <w:bCs/>
        </w:rPr>
        <w:t>，按照画布中心点对齐</w:t>
      </w:r>
      <w:r>
        <w:rPr>
          <w:rFonts w:ascii="宋体" w:hAnsi="宋体" w:cs="宋体"/>
          <w:bCs/>
        </w:rPr>
        <w:t>。图片等比例缩放，并按照设置的边距，居中放置在设置好的边框中。</w:t>
      </w:r>
    </w:p>
    <w:p w:rsidR="00EC0997" w:rsidRDefault="006117A3">
      <w:pPr>
        <w:pStyle w:val="a8"/>
        <w:ind w:leftChars="200" w:left="420" w:firstLine="420"/>
        <w:rPr>
          <w:rFonts w:ascii="宋体" w:hAnsi="宋体" w:cs="宋体"/>
          <w:bCs/>
        </w:rPr>
      </w:pPr>
      <w:r>
        <w:rPr>
          <w:rFonts w:ascii="宋体" w:hAnsi="宋体" w:cs="宋体" w:hint="eastAsia"/>
          <w:bCs/>
        </w:rPr>
        <w:t>6</w:t>
      </w:r>
      <w:r>
        <w:rPr>
          <w:rFonts w:ascii="宋体" w:hAnsi="宋体" w:cs="宋体"/>
          <w:bCs/>
        </w:rPr>
        <w:t>）四张合并（转90度）</w:t>
      </w:r>
    </w:p>
    <w:p w:rsidR="00EC0997" w:rsidRDefault="006117A3">
      <w:pPr>
        <w:pStyle w:val="a8"/>
        <w:ind w:leftChars="200" w:left="420" w:firstLine="420"/>
        <w:rPr>
          <w:rFonts w:ascii="宋体" w:hAnsi="宋体" w:cs="宋体"/>
          <w:bCs/>
        </w:rPr>
      </w:pPr>
      <w:r>
        <w:rPr>
          <w:rFonts w:ascii="宋体" w:hAnsi="宋体" w:cs="宋体"/>
          <w:bCs/>
        </w:rPr>
        <w:t>将图片按照文件名称的顺序</w:t>
      </w:r>
      <w:proofErr w:type="gramStart"/>
      <w:r>
        <w:rPr>
          <w:rFonts w:ascii="宋体" w:hAnsi="宋体" w:cs="宋体"/>
          <w:bCs/>
        </w:rPr>
        <w:t>四个四个</w:t>
      </w:r>
      <w:proofErr w:type="gramEnd"/>
      <w:r>
        <w:rPr>
          <w:rFonts w:ascii="宋体" w:hAnsi="宋体" w:cs="宋体"/>
          <w:bCs/>
        </w:rPr>
        <w:t>合并，按照田字格的顺序放置，按照画布中心点对齐。图片等比例缩放，逆时针旋转90度，并按照设置的边距，居中放置在设置好的边框中。</w:t>
      </w:r>
    </w:p>
    <w:p w:rsidR="00EC0997" w:rsidRDefault="006117A3">
      <w:pPr>
        <w:pStyle w:val="a8"/>
        <w:ind w:leftChars="200" w:left="420" w:firstLine="420"/>
        <w:rPr>
          <w:rFonts w:ascii="宋体" w:hAnsi="宋体" w:cs="宋体"/>
          <w:bCs/>
        </w:rPr>
      </w:pPr>
      <w:r>
        <w:rPr>
          <w:rFonts w:ascii="宋体" w:hAnsi="宋体" w:cs="宋体" w:hint="eastAsia"/>
          <w:bCs/>
        </w:rPr>
        <w:t>7）八张合并</w:t>
      </w:r>
    </w:p>
    <w:p w:rsidR="00EC0997" w:rsidRDefault="006117A3">
      <w:pPr>
        <w:pStyle w:val="a8"/>
        <w:ind w:leftChars="200" w:left="420" w:firstLine="420"/>
        <w:rPr>
          <w:rFonts w:ascii="宋体" w:hAnsi="宋体" w:cs="宋体"/>
          <w:bCs/>
        </w:rPr>
      </w:pPr>
      <w:r>
        <w:rPr>
          <w:rFonts w:ascii="宋体" w:hAnsi="宋体" w:cs="宋体"/>
          <w:bCs/>
        </w:rPr>
        <w:t>将图片按照文件名称的顺序</w:t>
      </w:r>
      <w:proofErr w:type="gramStart"/>
      <w:r>
        <w:rPr>
          <w:rFonts w:ascii="宋体" w:hAnsi="宋体" w:cs="宋体" w:hint="eastAsia"/>
          <w:bCs/>
        </w:rPr>
        <w:t>八</w:t>
      </w:r>
      <w:r>
        <w:rPr>
          <w:rFonts w:ascii="宋体" w:hAnsi="宋体" w:cs="宋体"/>
          <w:bCs/>
        </w:rPr>
        <w:t>个</w:t>
      </w:r>
      <w:r>
        <w:rPr>
          <w:rFonts w:ascii="宋体" w:hAnsi="宋体" w:cs="宋体" w:hint="eastAsia"/>
          <w:bCs/>
        </w:rPr>
        <w:t>八</w:t>
      </w:r>
      <w:r>
        <w:rPr>
          <w:rFonts w:ascii="宋体" w:hAnsi="宋体" w:cs="宋体"/>
          <w:bCs/>
        </w:rPr>
        <w:t>个</w:t>
      </w:r>
      <w:proofErr w:type="gramEnd"/>
      <w:r>
        <w:rPr>
          <w:rFonts w:ascii="宋体" w:hAnsi="宋体" w:cs="宋体"/>
          <w:bCs/>
        </w:rPr>
        <w:t>合并，按照</w:t>
      </w:r>
      <w:r>
        <w:rPr>
          <w:rFonts w:ascii="宋体" w:hAnsi="宋体" w:cs="宋体" w:hint="eastAsia"/>
          <w:bCs/>
        </w:rPr>
        <w:t>4*2</w:t>
      </w:r>
      <w:r>
        <w:rPr>
          <w:rFonts w:ascii="宋体" w:hAnsi="宋体" w:cs="宋体"/>
          <w:bCs/>
        </w:rPr>
        <w:t>的顺序放置，按照画布中心点对齐。图片等比例缩放，并按照设置的边距，居中放置在设置好的边框中。</w:t>
      </w:r>
    </w:p>
    <w:p w:rsidR="00EC0997" w:rsidRDefault="006117A3">
      <w:pPr>
        <w:pStyle w:val="a8"/>
        <w:ind w:leftChars="200" w:left="420" w:firstLine="420"/>
        <w:rPr>
          <w:rFonts w:ascii="宋体" w:hAnsi="宋体" w:cs="宋体"/>
          <w:bCs/>
        </w:rPr>
      </w:pPr>
      <w:r>
        <w:rPr>
          <w:rFonts w:ascii="宋体" w:hAnsi="宋体" w:cs="宋体" w:hint="eastAsia"/>
          <w:bCs/>
        </w:rPr>
        <w:t>8</w:t>
      </w:r>
      <w:r>
        <w:rPr>
          <w:rFonts w:ascii="宋体" w:hAnsi="宋体" w:cs="宋体"/>
          <w:bCs/>
        </w:rPr>
        <w:t>）八张合并</w:t>
      </w:r>
      <w:r>
        <w:rPr>
          <w:rFonts w:ascii="宋体" w:hAnsi="宋体" w:cs="宋体" w:hint="eastAsia"/>
          <w:bCs/>
        </w:rPr>
        <w:t>（转90度）</w:t>
      </w:r>
    </w:p>
    <w:p w:rsidR="00EC0997" w:rsidRDefault="006117A3">
      <w:pPr>
        <w:pStyle w:val="a8"/>
        <w:ind w:leftChars="200" w:left="420" w:firstLine="420"/>
        <w:rPr>
          <w:rFonts w:ascii="宋体" w:hAnsi="宋体" w:cs="宋体"/>
          <w:bCs/>
        </w:rPr>
      </w:pPr>
      <w:r>
        <w:rPr>
          <w:rFonts w:ascii="宋体" w:hAnsi="宋体" w:cs="宋体" w:hint="eastAsia"/>
          <w:bCs/>
        </w:rPr>
        <w:t>将图片按照文件名称的顺序</w:t>
      </w:r>
      <w:proofErr w:type="gramStart"/>
      <w:r>
        <w:rPr>
          <w:rFonts w:ascii="宋体" w:hAnsi="宋体" w:cs="宋体" w:hint="eastAsia"/>
          <w:bCs/>
        </w:rPr>
        <w:t>八个八个</w:t>
      </w:r>
      <w:proofErr w:type="gramEnd"/>
      <w:r>
        <w:rPr>
          <w:rFonts w:ascii="宋体" w:hAnsi="宋体" w:cs="宋体" w:hint="eastAsia"/>
          <w:bCs/>
        </w:rPr>
        <w:t>合并，按照4*2的顺序放置，按照画布中心点对齐。图片等比例缩放，逆时针旋转90度，并按照设置的边距，居中放置在设置好的边框中。</w:t>
      </w:r>
    </w:p>
    <w:p w:rsidR="00EC0997" w:rsidRDefault="006117A3">
      <w:pPr>
        <w:pStyle w:val="a8"/>
        <w:ind w:leftChars="200" w:left="420" w:firstLine="420"/>
        <w:rPr>
          <w:rFonts w:ascii="宋体" w:hAnsi="宋体" w:cs="宋体"/>
          <w:bCs/>
        </w:rPr>
      </w:pPr>
      <w:r>
        <w:rPr>
          <w:rFonts w:ascii="宋体" w:hAnsi="宋体" w:cs="宋体" w:hint="eastAsia"/>
          <w:bCs/>
        </w:rPr>
        <w:t>9）</w:t>
      </w:r>
      <w:r>
        <w:rPr>
          <w:rFonts w:ascii="宋体" w:hAnsi="宋体" w:cs="宋体"/>
          <w:bCs/>
        </w:rPr>
        <w:t>边距设置</w:t>
      </w:r>
    </w:p>
    <w:p w:rsidR="00EC0997" w:rsidRDefault="006117A3">
      <w:pPr>
        <w:pStyle w:val="a8"/>
        <w:ind w:leftChars="200" w:left="420" w:firstLine="420"/>
        <w:rPr>
          <w:rFonts w:ascii="宋体" w:hAnsi="宋体" w:cs="宋体"/>
          <w:bCs/>
        </w:rPr>
      </w:pPr>
      <w:r>
        <w:rPr>
          <w:rFonts w:ascii="宋体" w:hAnsi="宋体" w:cs="宋体"/>
          <w:bCs/>
        </w:rPr>
        <w:lastRenderedPageBreak/>
        <w:t>用户还可以对这</w:t>
      </w:r>
      <w:r>
        <w:rPr>
          <w:rFonts w:ascii="宋体" w:hAnsi="宋体" w:cs="宋体" w:hint="eastAsia"/>
          <w:bCs/>
        </w:rPr>
        <w:t>八</w:t>
      </w:r>
      <w:r>
        <w:rPr>
          <w:rFonts w:ascii="宋体" w:hAnsi="宋体" w:cs="宋体"/>
          <w:bCs/>
        </w:rPr>
        <w:t>种模版的上边距、下边距、左边距、右边距</w:t>
      </w:r>
      <w:r>
        <w:rPr>
          <w:rFonts w:ascii="宋体" w:hAnsi="宋体" w:cs="宋体" w:hint="eastAsia"/>
          <w:bCs/>
        </w:rPr>
        <w:t>，纵向间距、横向间距以及图片与文字的距离</w:t>
      </w:r>
      <w:r>
        <w:rPr>
          <w:rFonts w:ascii="宋体" w:hAnsi="宋体" w:cs="宋体"/>
          <w:bCs/>
        </w:rPr>
        <w:t>进行自定义的设置。边距以毫米为单位，默认值为8mm、8mm、8mm、8mm、</w:t>
      </w:r>
      <w:r>
        <w:rPr>
          <w:rFonts w:ascii="宋体" w:hAnsi="宋体" w:cs="宋体" w:hint="eastAsia"/>
          <w:bCs/>
        </w:rPr>
        <w:t>7</w:t>
      </w:r>
      <w:r>
        <w:rPr>
          <w:rFonts w:ascii="宋体" w:hAnsi="宋体" w:cs="宋体"/>
          <w:bCs/>
        </w:rPr>
        <w:t>mm</w:t>
      </w:r>
      <w:r>
        <w:rPr>
          <w:rFonts w:ascii="宋体" w:hAnsi="宋体" w:cs="宋体" w:hint="eastAsia"/>
          <w:bCs/>
        </w:rPr>
        <w:t>、5mm、2mm</w:t>
      </w:r>
      <w:r>
        <w:rPr>
          <w:rFonts w:ascii="宋体" w:hAnsi="宋体" w:cs="宋体"/>
          <w:bCs/>
        </w:rPr>
        <w:t>（上边距、下边距、左边距、右边距</w:t>
      </w:r>
      <w:r>
        <w:rPr>
          <w:rFonts w:ascii="宋体" w:hAnsi="宋体" w:cs="宋体" w:hint="eastAsia"/>
          <w:bCs/>
        </w:rPr>
        <w:t>、纵向间距、横向间距、图片与文字的距离</w:t>
      </w:r>
      <w:r>
        <w:rPr>
          <w:rFonts w:ascii="宋体" w:hAnsi="宋体" w:cs="宋体"/>
          <w:bCs/>
        </w:rPr>
        <w:t>）。若用户不进行特殊设置，则根据默认值生成模版。</w:t>
      </w:r>
    </w:p>
    <w:p w:rsidR="00EC0997" w:rsidRDefault="006117A3">
      <w:pPr>
        <w:pStyle w:val="a8"/>
        <w:rPr>
          <w:rFonts w:ascii="宋体" w:hAnsi="宋体" w:cs="宋体"/>
          <w:bCs/>
        </w:rPr>
      </w:pPr>
      <w:r>
        <w:rPr>
          <w:rFonts w:ascii="宋体" w:hAnsi="宋体" w:cs="宋体" w:hint="eastAsia"/>
          <w:bCs/>
        </w:rPr>
        <w:t>5.</w:t>
      </w:r>
      <w:r>
        <w:rPr>
          <w:rFonts w:ascii="宋体" w:hAnsi="宋体" w:cs="宋体"/>
          <w:bCs/>
        </w:rPr>
        <w:t>编辑</w:t>
      </w:r>
    </w:p>
    <w:p w:rsidR="00EC0997" w:rsidRDefault="006117A3">
      <w:pPr>
        <w:pStyle w:val="a8"/>
        <w:ind w:leftChars="200" w:left="420" w:firstLine="420"/>
        <w:rPr>
          <w:rFonts w:ascii="宋体" w:hAnsi="宋体" w:cs="宋体"/>
          <w:bCs/>
        </w:rPr>
      </w:pPr>
      <w:r>
        <w:rPr>
          <w:rFonts w:ascii="宋体" w:hAnsi="宋体" w:cs="宋体"/>
          <w:bCs/>
        </w:rPr>
        <w:t>此模块主要是对相册页面进行</w:t>
      </w:r>
      <w:r>
        <w:rPr>
          <w:rFonts w:ascii="宋体" w:hAnsi="宋体" w:cs="宋体" w:hint="eastAsia"/>
          <w:bCs/>
        </w:rPr>
        <w:t>当前展示大图的</w:t>
      </w:r>
      <w:r>
        <w:rPr>
          <w:rFonts w:ascii="宋体" w:hAnsi="宋体" w:cs="宋体"/>
          <w:bCs/>
        </w:rPr>
        <w:t>单</w:t>
      </w:r>
      <w:r>
        <w:rPr>
          <w:rFonts w:ascii="宋体" w:hAnsi="宋体" w:cs="宋体" w:hint="eastAsia"/>
          <w:bCs/>
        </w:rPr>
        <w:t>页面</w:t>
      </w:r>
      <w:r>
        <w:rPr>
          <w:rFonts w:ascii="宋体" w:hAnsi="宋体" w:cs="宋体"/>
          <w:bCs/>
        </w:rPr>
        <w:t>的自定义编辑。主要功能包括：更换当前模版、加入水印、添加描述文字、调整图片和更换单页图片</w:t>
      </w:r>
      <w:r>
        <w:rPr>
          <w:rFonts w:ascii="宋体" w:hAnsi="宋体" w:cs="宋体" w:hint="eastAsia"/>
          <w:bCs/>
        </w:rPr>
        <w:t>。</w:t>
      </w:r>
    </w:p>
    <w:p w:rsidR="00EC0997" w:rsidRDefault="006117A3">
      <w:pPr>
        <w:pStyle w:val="a8"/>
        <w:ind w:leftChars="200" w:left="420" w:firstLine="420"/>
        <w:rPr>
          <w:rFonts w:ascii="宋体" w:hAnsi="宋体" w:cs="宋体"/>
          <w:bCs/>
        </w:rPr>
      </w:pPr>
      <w:r>
        <w:rPr>
          <w:rFonts w:ascii="宋体" w:hAnsi="宋体" w:cs="宋体" w:hint="eastAsia"/>
          <w:bCs/>
        </w:rPr>
        <w:t>1）</w:t>
      </w:r>
      <w:r>
        <w:rPr>
          <w:rFonts w:ascii="宋体" w:hAnsi="宋体" w:cs="宋体"/>
          <w:bCs/>
        </w:rPr>
        <w:t>更换当前模版</w:t>
      </w:r>
    </w:p>
    <w:p w:rsidR="00EC0997" w:rsidRDefault="006117A3">
      <w:pPr>
        <w:pStyle w:val="a8"/>
        <w:ind w:leftChars="200" w:left="420" w:firstLine="420"/>
        <w:rPr>
          <w:rFonts w:ascii="宋体" w:hAnsi="宋体" w:cs="宋体"/>
          <w:bCs/>
        </w:rPr>
      </w:pPr>
      <w:r>
        <w:rPr>
          <w:rFonts w:ascii="宋体" w:hAnsi="宋体" w:cs="宋体"/>
          <w:bCs/>
        </w:rPr>
        <w:t>将当前</w:t>
      </w:r>
      <w:r>
        <w:rPr>
          <w:rFonts w:ascii="宋体" w:hAnsi="宋体" w:cs="宋体" w:hint="eastAsia"/>
          <w:bCs/>
        </w:rPr>
        <w:t>展示</w:t>
      </w:r>
      <w:r>
        <w:rPr>
          <w:rFonts w:ascii="宋体" w:hAnsi="宋体" w:cs="宋体"/>
          <w:bCs/>
        </w:rPr>
        <w:t>页面的模版进行更换</w:t>
      </w:r>
      <w:r>
        <w:rPr>
          <w:rFonts w:ascii="宋体" w:hAnsi="宋体" w:cs="宋体" w:hint="eastAsia"/>
          <w:bCs/>
        </w:rPr>
        <w:t>，缺少的图片从当前图片后续的图片中读取</w:t>
      </w:r>
      <w:r>
        <w:rPr>
          <w:rFonts w:ascii="宋体" w:hAnsi="宋体" w:cs="宋体"/>
          <w:bCs/>
        </w:rPr>
        <w:t>。</w:t>
      </w:r>
    </w:p>
    <w:p w:rsidR="00EC0997" w:rsidRDefault="006117A3">
      <w:pPr>
        <w:pStyle w:val="a8"/>
        <w:ind w:leftChars="200" w:left="420" w:firstLine="420"/>
        <w:rPr>
          <w:rFonts w:ascii="宋体" w:hAnsi="宋体" w:cs="宋体"/>
          <w:bCs/>
        </w:rPr>
      </w:pPr>
      <w:r>
        <w:rPr>
          <w:rFonts w:ascii="宋体" w:hAnsi="宋体" w:cs="宋体" w:hint="eastAsia"/>
          <w:bCs/>
        </w:rPr>
        <w:t>2）</w:t>
      </w:r>
      <w:r>
        <w:rPr>
          <w:rFonts w:ascii="宋体" w:hAnsi="宋体" w:cs="宋体"/>
          <w:bCs/>
        </w:rPr>
        <w:t>加入</w:t>
      </w:r>
      <w:r>
        <w:rPr>
          <w:rFonts w:ascii="宋体" w:hAnsi="宋体" w:cs="宋体" w:hint="eastAsia"/>
          <w:bCs/>
        </w:rPr>
        <w:t>水印</w:t>
      </w:r>
    </w:p>
    <w:p w:rsidR="00EC0997" w:rsidRDefault="006117A3">
      <w:pPr>
        <w:pStyle w:val="a8"/>
        <w:ind w:leftChars="200" w:left="420" w:firstLine="420"/>
        <w:rPr>
          <w:rFonts w:ascii="宋体" w:hAnsi="宋体" w:cs="宋体"/>
          <w:bCs/>
        </w:rPr>
      </w:pPr>
      <w:r>
        <w:rPr>
          <w:rFonts w:ascii="宋体" w:hAnsi="宋体" w:cs="宋体"/>
          <w:bCs/>
        </w:rPr>
        <w:t>在当前页面中加入</w:t>
      </w:r>
      <w:r>
        <w:rPr>
          <w:rFonts w:ascii="宋体" w:hAnsi="宋体" w:cs="宋体" w:hint="eastAsia"/>
          <w:bCs/>
        </w:rPr>
        <w:t>水印</w:t>
      </w:r>
      <w:r>
        <w:rPr>
          <w:rFonts w:ascii="宋体" w:hAnsi="宋体" w:cs="宋体"/>
          <w:bCs/>
        </w:rPr>
        <w:t>，用户可设置文字的内容、字体、字号</w:t>
      </w:r>
      <w:r>
        <w:rPr>
          <w:rFonts w:ascii="宋体" w:hAnsi="宋体" w:cs="宋体" w:hint="eastAsia"/>
          <w:bCs/>
        </w:rPr>
        <w:t>、颜色</w:t>
      </w:r>
      <w:r>
        <w:rPr>
          <w:rFonts w:ascii="宋体" w:hAnsi="宋体" w:cs="宋体"/>
          <w:bCs/>
        </w:rPr>
        <w:t>以及位置。</w:t>
      </w:r>
    </w:p>
    <w:p w:rsidR="00EC0997" w:rsidRDefault="006117A3">
      <w:pPr>
        <w:pStyle w:val="a8"/>
        <w:ind w:leftChars="200" w:left="420" w:firstLine="420"/>
        <w:rPr>
          <w:rFonts w:ascii="宋体" w:hAnsi="宋体" w:cs="宋体"/>
          <w:bCs/>
        </w:rPr>
      </w:pPr>
      <w:r>
        <w:rPr>
          <w:rFonts w:ascii="宋体" w:hAnsi="宋体" w:cs="宋体" w:hint="eastAsia"/>
          <w:bCs/>
        </w:rPr>
        <w:t>3）添加描述文字</w:t>
      </w:r>
    </w:p>
    <w:p w:rsidR="00EC0997" w:rsidRDefault="006117A3">
      <w:pPr>
        <w:pStyle w:val="a8"/>
        <w:ind w:leftChars="200" w:left="420" w:firstLine="420"/>
        <w:rPr>
          <w:rFonts w:ascii="宋体" w:hAnsi="宋体" w:cs="宋体"/>
          <w:bCs/>
        </w:rPr>
      </w:pPr>
      <w:r>
        <w:rPr>
          <w:rFonts w:ascii="宋体" w:hAnsi="宋体" w:cs="宋体" w:hint="eastAsia"/>
          <w:bCs/>
        </w:rPr>
        <w:t>在当前页面中加入描述文字，用户可设置文字的内容、字体、字号、颜色，位置在图片的下方，距离图片到文字的距离的设定值处的白边中。</w:t>
      </w:r>
    </w:p>
    <w:p w:rsidR="00EC0997" w:rsidRDefault="006117A3">
      <w:pPr>
        <w:pStyle w:val="a8"/>
        <w:ind w:leftChars="200" w:left="420" w:firstLine="420"/>
        <w:rPr>
          <w:rFonts w:ascii="宋体" w:hAnsi="宋体" w:cs="宋体"/>
          <w:bCs/>
        </w:rPr>
      </w:pPr>
      <w:r>
        <w:rPr>
          <w:rFonts w:ascii="宋体" w:hAnsi="宋体" w:cs="宋体" w:hint="eastAsia"/>
          <w:bCs/>
        </w:rPr>
        <w:t>4）</w:t>
      </w:r>
      <w:r>
        <w:rPr>
          <w:rFonts w:ascii="宋体" w:hAnsi="宋体" w:cs="宋体"/>
          <w:bCs/>
        </w:rPr>
        <w:t>调整图片</w:t>
      </w:r>
    </w:p>
    <w:p w:rsidR="00EC0997" w:rsidRDefault="006117A3">
      <w:pPr>
        <w:pStyle w:val="a8"/>
        <w:ind w:leftChars="200" w:left="420" w:firstLine="420"/>
        <w:rPr>
          <w:rFonts w:ascii="宋体" w:hAnsi="宋体" w:cs="宋体"/>
          <w:bCs/>
        </w:rPr>
      </w:pPr>
      <w:r>
        <w:rPr>
          <w:rFonts w:ascii="宋体" w:hAnsi="宋体" w:cs="宋体"/>
          <w:bCs/>
        </w:rPr>
        <w:t>用户可以对当前页面中的图片进行调整，右击选中图片，可进行图片的替换，大小的调整，以及图片的旋转。</w:t>
      </w:r>
    </w:p>
    <w:p w:rsidR="00EC0997" w:rsidRDefault="006117A3">
      <w:pPr>
        <w:pStyle w:val="a8"/>
        <w:ind w:leftChars="200" w:left="420" w:firstLine="420"/>
        <w:rPr>
          <w:rFonts w:ascii="宋体" w:hAnsi="宋体" w:cs="宋体"/>
          <w:bCs/>
        </w:rPr>
      </w:pPr>
      <w:r>
        <w:rPr>
          <w:rFonts w:ascii="宋体" w:hAnsi="宋体" w:cs="宋体" w:hint="eastAsia"/>
          <w:bCs/>
        </w:rPr>
        <w:t>5）</w:t>
      </w:r>
      <w:r>
        <w:rPr>
          <w:rFonts w:ascii="宋体" w:hAnsi="宋体" w:cs="宋体"/>
          <w:bCs/>
        </w:rPr>
        <w:t>更换</w:t>
      </w:r>
      <w:r>
        <w:rPr>
          <w:rFonts w:ascii="宋体" w:hAnsi="宋体" w:cs="宋体" w:hint="eastAsia"/>
          <w:bCs/>
        </w:rPr>
        <w:t>单页</w:t>
      </w:r>
      <w:r>
        <w:rPr>
          <w:rFonts w:ascii="宋体" w:hAnsi="宋体" w:cs="宋体"/>
          <w:bCs/>
        </w:rPr>
        <w:t>图片</w:t>
      </w:r>
    </w:p>
    <w:p w:rsidR="00EC0997" w:rsidRDefault="006117A3">
      <w:pPr>
        <w:pStyle w:val="a8"/>
        <w:ind w:leftChars="200" w:left="420" w:firstLine="420"/>
        <w:rPr>
          <w:rFonts w:ascii="宋体" w:hAnsi="宋体" w:cs="宋体"/>
          <w:bCs/>
        </w:rPr>
      </w:pPr>
      <w:r>
        <w:rPr>
          <w:rFonts w:ascii="宋体" w:hAnsi="宋体" w:cs="宋体"/>
          <w:bCs/>
        </w:rPr>
        <w:t>用户可将当前页面中的图片进行更换，更换为用户在本地重新选择的</w:t>
      </w:r>
      <w:r>
        <w:rPr>
          <w:rFonts w:ascii="宋体" w:hAnsi="宋体" w:cs="宋体" w:hint="eastAsia"/>
          <w:bCs/>
        </w:rPr>
        <w:t>单张</w:t>
      </w:r>
      <w:r>
        <w:rPr>
          <w:rFonts w:ascii="宋体" w:hAnsi="宋体" w:cs="宋体"/>
          <w:bCs/>
        </w:rPr>
        <w:t>图片。</w:t>
      </w:r>
    </w:p>
    <w:p w:rsidR="00EC0997" w:rsidRDefault="006117A3">
      <w:pPr>
        <w:pStyle w:val="a8"/>
        <w:rPr>
          <w:rFonts w:ascii="宋体" w:hAnsi="宋体" w:cs="宋体"/>
          <w:bCs/>
        </w:rPr>
      </w:pPr>
      <w:r>
        <w:rPr>
          <w:rFonts w:ascii="宋体" w:hAnsi="宋体" w:cs="宋体" w:hint="eastAsia"/>
          <w:bCs/>
        </w:rPr>
        <w:t>6.</w:t>
      </w:r>
      <w:r>
        <w:rPr>
          <w:rFonts w:ascii="宋体" w:hAnsi="宋体" w:cs="宋体"/>
          <w:bCs/>
        </w:rPr>
        <w:t>导出相册</w:t>
      </w:r>
    </w:p>
    <w:p w:rsidR="00EC0997" w:rsidRDefault="006117A3">
      <w:pPr>
        <w:pStyle w:val="a8"/>
        <w:ind w:leftChars="200" w:left="420" w:firstLine="420"/>
        <w:rPr>
          <w:rFonts w:ascii="宋体" w:hAnsi="宋体" w:cs="宋体"/>
          <w:bCs/>
        </w:rPr>
      </w:pPr>
      <w:r>
        <w:rPr>
          <w:rFonts w:ascii="宋体" w:hAnsi="宋体" w:cs="宋体"/>
          <w:bCs/>
        </w:rPr>
        <w:t>此模块主要是将用户排版完成的相册</w:t>
      </w:r>
      <w:r>
        <w:rPr>
          <w:rFonts w:ascii="宋体" w:hAnsi="宋体" w:cs="宋体" w:hint="eastAsia"/>
          <w:bCs/>
        </w:rPr>
        <w:t>文件</w:t>
      </w:r>
      <w:r>
        <w:rPr>
          <w:rFonts w:ascii="宋体" w:hAnsi="宋体" w:cs="宋体"/>
          <w:bCs/>
        </w:rPr>
        <w:t>进行导出</w:t>
      </w:r>
      <w:r>
        <w:rPr>
          <w:rFonts w:ascii="宋体" w:hAnsi="宋体" w:cs="宋体" w:hint="eastAsia"/>
          <w:bCs/>
        </w:rPr>
        <w:t>保存</w:t>
      </w:r>
      <w:r>
        <w:rPr>
          <w:rFonts w:ascii="宋体" w:hAnsi="宋体" w:cs="宋体"/>
          <w:bCs/>
        </w:rPr>
        <w:t>。主要功能包括：导出</w:t>
      </w:r>
      <w:r>
        <w:rPr>
          <w:rFonts w:ascii="宋体" w:hAnsi="宋体" w:cs="宋体" w:hint="eastAsia"/>
          <w:bCs/>
        </w:rPr>
        <w:t>JPEG</w:t>
      </w:r>
      <w:r>
        <w:rPr>
          <w:rFonts w:ascii="宋体" w:hAnsi="宋体" w:cs="宋体"/>
          <w:bCs/>
        </w:rPr>
        <w:t>格式相册、导出</w:t>
      </w:r>
      <w:r>
        <w:rPr>
          <w:rFonts w:ascii="宋体" w:hAnsi="宋体" w:cs="宋体" w:hint="eastAsia"/>
          <w:bCs/>
        </w:rPr>
        <w:t>PNG</w:t>
      </w:r>
      <w:r>
        <w:rPr>
          <w:rFonts w:ascii="宋体" w:hAnsi="宋体" w:cs="宋体"/>
          <w:bCs/>
        </w:rPr>
        <w:t>格式相册</w:t>
      </w:r>
      <w:r>
        <w:rPr>
          <w:rFonts w:ascii="宋体" w:hAnsi="宋体" w:cs="宋体" w:hint="eastAsia"/>
          <w:bCs/>
        </w:rPr>
        <w:t>和导出PDF格式相册</w:t>
      </w:r>
      <w:r>
        <w:rPr>
          <w:rFonts w:ascii="宋体" w:hAnsi="宋体" w:cs="宋体"/>
          <w:bCs/>
        </w:rPr>
        <w:t>。</w:t>
      </w:r>
    </w:p>
    <w:p w:rsidR="00EC0997" w:rsidRDefault="006117A3">
      <w:pPr>
        <w:pStyle w:val="a8"/>
        <w:ind w:leftChars="200" w:left="420" w:firstLine="420"/>
        <w:rPr>
          <w:rFonts w:ascii="宋体" w:hAnsi="宋体" w:cs="宋体"/>
          <w:bCs/>
        </w:rPr>
      </w:pPr>
      <w:r>
        <w:rPr>
          <w:rFonts w:ascii="宋体" w:hAnsi="宋体" w:cs="宋体" w:hint="eastAsia"/>
          <w:bCs/>
        </w:rPr>
        <w:t>1）</w:t>
      </w:r>
      <w:r>
        <w:rPr>
          <w:rFonts w:ascii="宋体" w:hAnsi="宋体" w:cs="宋体"/>
          <w:bCs/>
        </w:rPr>
        <w:t>导出</w:t>
      </w:r>
      <w:r>
        <w:rPr>
          <w:rFonts w:ascii="宋体" w:hAnsi="宋体" w:cs="宋体" w:hint="eastAsia"/>
          <w:bCs/>
        </w:rPr>
        <w:t>JPEG</w:t>
      </w:r>
      <w:r>
        <w:rPr>
          <w:rFonts w:ascii="宋体" w:hAnsi="宋体" w:cs="宋体"/>
          <w:bCs/>
        </w:rPr>
        <w:t>格式相册</w:t>
      </w:r>
    </w:p>
    <w:p w:rsidR="00EC0997" w:rsidRDefault="006117A3">
      <w:pPr>
        <w:pStyle w:val="a8"/>
        <w:ind w:leftChars="200" w:left="420" w:firstLine="420"/>
        <w:rPr>
          <w:rFonts w:ascii="宋体" w:hAnsi="宋体" w:cs="宋体"/>
          <w:bCs/>
        </w:rPr>
      </w:pPr>
      <w:r>
        <w:rPr>
          <w:rFonts w:ascii="宋体" w:hAnsi="宋体" w:cs="宋体"/>
          <w:bCs/>
        </w:rPr>
        <w:t>软件将用户排版编辑完成的相册的每一张页面导出成一张张的</w:t>
      </w:r>
      <w:r>
        <w:rPr>
          <w:rFonts w:ascii="宋体" w:hAnsi="宋体" w:cs="宋体" w:hint="eastAsia"/>
          <w:bCs/>
        </w:rPr>
        <w:t>JPEG</w:t>
      </w:r>
      <w:r>
        <w:rPr>
          <w:rFonts w:ascii="宋体" w:hAnsi="宋体" w:cs="宋体"/>
          <w:bCs/>
        </w:rPr>
        <w:t>格式图片，并按照排版顺序、用户命名的名称，保存在用户指定的路径下。</w:t>
      </w:r>
    </w:p>
    <w:p w:rsidR="00EC0997" w:rsidRDefault="006117A3">
      <w:pPr>
        <w:pStyle w:val="a8"/>
        <w:ind w:leftChars="200" w:left="420" w:firstLine="420"/>
        <w:rPr>
          <w:rFonts w:ascii="宋体" w:hAnsi="宋体" w:cs="宋体"/>
          <w:bCs/>
        </w:rPr>
      </w:pPr>
      <w:r>
        <w:rPr>
          <w:rFonts w:ascii="宋体" w:hAnsi="宋体" w:cs="宋体" w:hint="eastAsia"/>
          <w:bCs/>
        </w:rPr>
        <w:t>2）</w:t>
      </w:r>
      <w:r>
        <w:rPr>
          <w:rFonts w:ascii="宋体" w:hAnsi="宋体" w:cs="宋体"/>
          <w:bCs/>
        </w:rPr>
        <w:t>导出</w:t>
      </w:r>
      <w:r>
        <w:rPr>
          <w:rFonts w:ascii="宋体" w:hAnsi="宋体" w:cs="宋体" w:hint="eastAsia"/>
          <w:bCs/>
        </w:rPr>
        <w:t>PNG</w:t>
      </w:r>
      <w:r>
        <w:rPr>
          <w:rFonts w:ascii="宋体" w:hAnsi="宋体" w:cs="宋体"/>
          <w:bCs/>
        </w:rPr>
        <w:t>格式相册</w:t>
      </w:r>
    </w:p>
    <w:p w:rsidR="00EC0997" w:rsidRDefault="006117A3">
      <w:pPr>
        <w:pStyle w:val="a8"/>
        <w:ind w:leftChars="200" w:left="420" w:firstLine="420"/>
        <w:rPr>
          <w:rFonts w:ascii="宋体" w:hAnsi="宋体" w:cs="宋体"/>
          <w:bCs/>
        </w:rPr>
      </w:pPr>
      <w:r>
        <w:rPr>
          <w:rFonts w:ascii="宋体" w:hAnsi="宋体" w:cs="宋体"/>
          <w:bCs/>
        </w:rPr>
        <w:t>软件将用户排版编辑完成的相册每一张页面导出成一张张的</w:t>
      </w:r>
      <w:r>
        <w:rPr>
          <w:rFonts w:ascii="宋体" w:hAnsi="宋体" w:cs="宋体" w:hint="eastAsia"/>
          <w:bCs/>
        </w:rPr>
        <w:t>PNG</w:t>
      </w:r>
      <w:r>
        <w:rPr>
          <w:rFonts w:ascii="宋体" w:hAnsi="宋体" w:cs="宋体"/>
          <w:bCs/>
        </w:rPr>
        <w:t>格式图片，并按照用户命名的名称</w:t>
      </w:r>
      <w:r>
        <w:rPr>
          <w:rFonts w:ascii="宋体" w:hAnsi="宋体" w:cs="宋体" w:hint="eastAsia"/>
          <w:bCs/>
        </w:rPr>
        <w:t>、排版顺序</w:t>
      </w:r>
      <w:r>
        <w:rPr>
          <w:rFonts w:ascii="宋体" w:hAnsi="宋体" w:cs="宋体"/>
          <w:bCs/>
        </w:rPr>
        <w:t>保存在用户指定的路径下。</w:t>
      </w:r>
    </w:p>
    <w:p w:rsidR="00EC0997" w:rsidRDefault="006117A3">
      <w:pPr>
        <w:pStyle w:val="a8"/>
        <w:ind w:leftChars="200" w:left="420" w:firstLine="420"/>
        <w:rPr>
          <w:rFonts w:ascii="宋体" w:hAnsi="宋体" w:cs="宋体"/>
          <w:bCs/>
        </w:rPr>
      </w:pPr>
      <w:r>
        <w:rPr>
          <w:rFonts w:ascii="宋体" w:hAnsi="宋体" w:cs="宋体" w:hint="eastAsia"/>
          <w:bCs/>
        </w:rPr>
        <w:t>3）导出PDF格式相册</w:t>
      </w:r>
    </w:p>
    <w:p w:rsidR="00EC0997" w:rsidRDefault="006117A3">
      <w:pPr>
        <w:pStyle w:val="a0"/>
        <w:ind w:left="420"/>
      </w:pPr>
      <w:r>
        <w:rPr>
          <w:rFonts w:ascii="宋体" w:hAnsi="宋体" w:cs="宋体" w:hint="eastAsia"/>
          <w:bCs/>
        </w:rPr>
        <w:t>软件将用户排版编辑完成的相册整体导出为一个PDF文件，每一页画布作为PDF文件的一页，保存在用户指定的路径下，默认名为：相册+当天日期（年月日）。</w:t>
      </w:r>
    </w:p>
    <w:p w:rsidR="00EC0997" w:rsidRDefault="006117A3">
      <w:pPr>
        <w:pStyle w:val="3"/>
      </w:pPr>
      <w:bookmarkStart w:id="112" w:name="_Toc11031"/>
      <w:r>
        <w:rPr>
          <w:rFonts w:hint="eastAsia"/>
        </w:rPr>
        <w:lastRenderedPageBreak/>
        <w:t>4.</w:t>
      </w:r>
      <w:r>
        <w:t>2</w:t>
      </w:r>
      <w:r>
        <w:rPr>
          <w:rFonts w:hint="eastAsia"/>
        </w:rPr>
        <w:t xml:space="preserve">.2 </w:t>
      </w:r>
      <w:r>
        <w:t>相册阅览模块</w:t>
      </w:r>
      <w:bookmarkEnd w:id="112"/>
    </w:p>
    <w:p w:rsidR="00EC0997" w:rsidRDefault="006117A3">
      <w:pPr>
        <w:jc w:val="center"/>
      </w:pPr>
      <w:r>
        <w:rPr>
          <w:rFonts w:hint="eastAsia"/>
          <w:noProof/>
        </w:rPr>
        <w:drawing>
          <wp:inline distT="0" distB="0" distL="114300" distR="114300">
            <wp:extent cx="5577205" cy="4569460"/>
            <wp:effectExtent l="0" t="0" r="635" b="2540"/>
            <wp:docPr id="6" name="图片 6" descr="阅览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阅览时序图"/>
                    <pic:cNvPicPr>
                      <a:picLocks noChangeAspect="1"/>
                    </pic:cNvPicPr>
                  </pic:nvPicPr>
                  <pic:blipFill>
                    <a:blip r:embed="rId21"/>
                    <a:stretch>
                      <a:fillRect/>
                    </a:stretch>
                  </pic:blipFill>
                  <pic:spPr>
                    <a:xfrm>
                      <a:off x="0" y="0"/>
                      <a:ext cx="5577205" cy="4569460"/>
                    </a:xfrm>
                    <a:prstGeom prst="rect">
                      <a:avLst/>
                    </a:prstGeom>
                  </pic:spPr>
                </pic:pic>
              </a:graphicData>
            </a:graphic>
          </wp:inline>
        </w:drawing>
      </w:r>
    </w:p>
    <w:p w:rsidR="00EC0997" w:rsidRDefault="006117A3">
      <w:pPr>
        <w:jc w:val="center"/>
        <w:rPr>
          <w:rFonts w:ascii="宋体" w:hAnsi="宋体" w:cs="宋体"/>
          <w:sz w:val="18"/>
          <w:szCs w:val="18"/>
        </w:rPr>
      </w:pPr>
      <w:bookmarkStart w:id="113" w:name="_Toc877244887"/>
      <w:bookmarkStart w:id="114" w:name="_Toc2144605441"/>
      <w:bookmarkStart w:id="115" w:name="_Toc1852164292"/>
      <w:bookmarkStart w:id="116" w:name="_Toc15602"/>
      <w:r>
        <w:rPr>
          <w:rFonts w:ascii="宋体" w:hAnsi="宋体" w:cs="宋体" w:hint="eastAsia"/>
          <w:sz w:val="18"/>
          <w:szCs w:val="18"/>
        </w:rPr>
        <w:t>图4.2 相册阅览模块时序图</w:t>
      </w:r>
      <w:bookmarkEnd w:id="113"/>
      <w:bookmarkEnd w:id="114"/>
      <w:bookmarkEnd w:id="115"/>
      <w:bookmarkEnd w:id="116"/>
    </w:p>
    <w:p w:rsidR="00EC0997" w:rsidRDefault="006117A3">
      <w:pPr>
        <w:pStyle w:val="a8"/>
        <w:ind w:left="420" w:firstLine="420"/>
        <w:rPr>
          <w:rFonts w:ascii="宋体" w:hAnsi="宋体" w:cs="宋体"/>
          <w:bCs/>
        </w:rPr>
      </w:pPr>
      <w:r>
        <w:rPr>
          <w:rFonts w:ascii="宋体" w:hAnsi="宋体" w:cs="宋体"/>
          <w:bCs/>
        </w:rPr>
        <w:t>相册阅览的基本流程如下：</w:t>
      </w:r>
    </w:p>
    <w:p w:rsidR="00EC0997" w:rsidRDefault="006117A3">
      <w:pPr>
        <w:pStyle w:val="a8"/>
        <w:numPr>
          <w:ilvl w:val="0"/>
          <w:numId w:val="13"/>
        </w:numPr>
        <w:ind w:left="1265"/>
        <w:rPr>
          <w:rFonts w:ascii="宋体" w:hAnsi="宋体" w:cs="宋体"/>
          <w:bCs/>
        </w:rPr>
      </w:pPr>
      <w:r>
        <w:rPr>
          <w:rFonts w:ascii="宋体" w:hAnsi="宋体" w:cs="宋体"/>
          <w:bCs/>
        </w:rPr>
        <w:t>用户打开软件</w:t>
      </w:r>
      <w:r>
        <w:rPr>
          <w:rFonts w:ascii="宋体" w:hAnsi="宋体" w:cs="宋体"/>
          <w:bCs/>
        </w:rPr>
        <w:tab/>
      </w:r>
    </w:p>
    <w:p w:rsidR="00EC0997" w:rsidRDefault="006117A3">
      <w:pPr>
        <w:pStyle w:val="a8"/>
        <w:numPr>
          <w:ilvl w:val="0"/>
          <w:numId w:val="13"/>
        </w:numPr>
        <w:ind w:left="1265"/>
        <w:rPr>
          <w:rFonts w:ascii="宋体" w:hAnsi="宋体" w:cs="宋体"/>
          <w:bCs/>
        </w:rPr>
      </w:pPr>
      <w:r>
        <w:rPr>
          <w:rFonts w:ascii="宋体" w:hAnsi="宋体" w:cs="宋体"/>
          <w:bCs/>
        </w:rPr>
        <w:t>用户在软件的开始页面点击“相册阅览”按钮</w:t>
      </w:r>
    </w:p>
    <w:p w:rsidR="00EC0997" w:rsidRDefault="006117A3">
      <w:pPr>
        <w:pStyle w:val="a8"/>
        <w:numPr>
          <w:ilvl w:val="0"/>
          <w:numId w:val="13"/>
        </w:numPr>
        <w:ind w:left="1265"/>
        <w:rPr>
          <w:rFonts w:ascii="宋体" w:hAnsi="宋体" w:cs="宋体"/>
          <w:bCs/>
        </w:rPr>
      </w:pPr>
      <w:r>
        <w:rPr>
          <w:rFonts w:ascii="宋体" w:hAnsi="宋体" w:cs="宋体"/>
          <w:bCs/>
        </w:rPr>
        <w:t>软件跳转至相册阅览界面</w:t>
      </w:r>
      <w:r>
        <w:rPr>
          <w:rFonts w:ascii="宋体" w:hAnsi="宋体" w:cs="宋体" w:hint="eastAsia"/>
          <w:bCs/>
        </w:rPr>
        <w:t>窗口</w:t>
      </w:r>
    </w:p>
    <w:p w:rsidR="00EC0997" w:rsidRDefault="006117A3">
      <w:pPr>
        <w:pStyle w:val="a8"/>
        <w:numPr>
          <w:ilvl w:val="0"/>
          <w:numId w:val="13"/>
        </w:numPr>
        <w:ind w:left="1265"/>
        <w:rPr>
          <w:rFonts w:ascii="宋体" w:hAnsi="宋体" w:cs="宋体"/>
          <w:bCs/>
        </w:rPr>
      </w:pPr>
      <w:r>
        <w:rPr>
          <w:rFonts w:ascii="宋体" w:hAnsi="宋体" w:cs="宋体"/>
          <w:bCs/>
        </w:rPr>
        <w:t>用户选择要打开的相册的格式：</w:t>
      </w:r>
      <w:r>
        <w:rPr>
          <w:rFonts w:ascii="宋体" w:hAnsi="宋体" w:cs="宋体" w:hint="eastAsia"/>
          <w:bCs/>
        </w:rPr>
        <w:t>JPEG</w:t>
      </w:r>
      <w:r>
        <w:rPr>
          <w:rFonts w:ascii="宋体" w:hAnsi="宋体" w:cs="宋体"/>
          <w:bCs/>
        </w:rPr>
        <w:t>格式／</w:t>
      </w:r>
      <w:r>
        <w:rPr>
          <w:rFonts w:ascii="宋体" w:hAnsi="宋体" w:cs="宋体" w:hint="eastAsia"/>
          <w:bCs/>
        </w:rPr>
        <w:t>PNG</w:t>
      </w:r>
      <w:r>
        <w:rPr>
          <w:rFonts w:ascii="宋体" w:hAnsi="宋体" w:cs="宋体"/>
          <w:bCs/>
        </w:rPr>
        <w:t>格式</w:t>
      </w:r>
    </w:p>
    <w:p w:rsidR="00EC0997" w:rsidRDefault="006117A3">
      <w:pPr>
        <w:pStyle w:val="a8"/>
        <w:numPr>
          <w:ilvl w:val="0"/>
          <w:numId w:val="13"/>
        </w:numPr>
        <w:ind w:left="1265"/>
        <w:rPr>
          <w:rFonts w:ascii="宋体" w:hAnsi="宋体" w:cs="宋体"/>
          <w:bCs/>
        </w:rPr>
      </w:pPr>
      <w:r>
        <w:rPr>
          <w:rFonts w:ascii="宋体" w:hAnsi="宋体" w:cs="宋体"/>
          <w:bCs/>
        </w:rPr>
        <w:t>软件创建OpenFileDialog控件</w:t>
      </w:r>
    </w:p>
    <w:p w:rsidR="00EC0997" w:rsidRDefault="006117A3">
      <w:pPr>
        <w:pStyle w:val="a8"/>
        <w:numPr>
          <w:ilvl w:val="0"/>
          <w:numId w:val="13"/>
        </w:numPr>
        <w:ind w:left="1265"/>
        <w:rPr>
          <w:rFonts w:ascii="宋体" w:hAnsi="宋体" w:cs="宋体"/>
          <w:bCs/>
        </w:rPr>
      </w:pPr>
      <w:r>
        <w:rPr>
          <w:rFonts w:ascii="宋体" w:hAnsi="宋体" w:cs="宋体"/>
          <w:bCs/>
        </w:rPr>
        <w:t>用户在OpenFileDialog控件中选择图片文件</w:t>
      </w:r>
    </w:p>
    <w:p w:rsidR="00EC0997" w:rsidRDefault="006117A3">
      <w:pPr>
        <w:pStyle w:val="a8"/>
        <w:numPr>
          <w:ilvl w:val="0"/>
          <w:numId w:val="13"/>
        </w:numPr>
        <w:ind w:left="1265"/>
        <w:rPr>
          <w:rFonts w:ascii="宋体" w:hAnsi="宋体" w:cs="宋体"/>
          <w:bCs/>
        </w:rPr>
      </w:pPr>
      <w:r>
        <w:rPr>
          <w:rFonts w:ascii="宋体" w:hAnsi="宋体" w:cs="宋体"/>
          <w:bCs/>
        </w:rPr>
        <w:t>OpenFileDialog返回所选图片文件信息</w:t>
      </w:r>
    </w:p>
    <w:p w:rsidR="00EC0997" w:rsidRDefault="006117A3">
      <w:pPr>
        <w:pStyle w:val="a8"/>
        <w:numPr>
          <w:ilvl w:val="0"/>
          <w:numId w:val="13"/>
        </w:numPr>
        <w:ind w:left="1265"/>
        <w:rPr>
          <w:rFonts w:ascii="宋体" w:hAnsi="宋体" w:cs="宋体"/>
          <w:bCs/>
        </w:rPr>
      </w:pPr>
      <w:r>
        <w:rPr>
          <w:rFonts w:ascii="宋体" w:hAnsi="宋体" w:cs="宋体"/>
          <w:bCs/>
        </w:rPr>
        <w:t>相册阅览界面接受图片信息，读取图片，并将图片</w:t>
      </w:r>
      <w:r>
        <w:rPr>
          <w:rFonts w:ascii="宋体" w:hAnsi="宋体" w:cs="宋体" w:hint="eastAsia"/>
          <w:bCs/>
        </w:rPr>
        <w:t>加载导入</w:t>
      </w:r>
      <w:r>
        <w:rPr>
          <w:rFonts w:ascii="宋体" w:hAnsi="宋体" w:cs="宋体"/>
          <w:bCs/>
        </w:rPr>
        <w:t>在页面上</w:t>
      </w:r>
    </w:p>
    <w:p w:rsidR="00EC0997" w:rsidRDefault="006117A3">
      <w:pPr>
        <w:pStyle w:val="a8"/>
        <w:numPr>
          <w:ilvl w:val="0"/>
          <w:numId w:val="13"/>
        </w:numPr>
        <w:ind w:left="1265"/>
        <w:rPr>
          <w:rFonts w:ascii="宋体" w:hAnsi="宋体" w:cs="宋体"/>
          <w:bCs/>
        </w:rPr>
      </w:pPr>
      <w:r>
        <w:rPr>
          <w:rFonts w:ascii="宋体" w:hAnsi="宋体" w:cs="宋体"/>
          <w:bCs/>
        </w:rPr>
        <w:t>用户点击</w:t>
      </w:r>
      <w:r>
        <w:rPr>
          <w:rFonts w:ascii="宋体" w:hAnsi="宋体" w:cs="宋体" w:hint="eastAsia"/>
          <w:bCs/>
        </w:rPr>
        <w:t>左右翻页箭头</w:t>
      </w:r>
      <w:r>
        <w:rPr>
          <w:rFonts w:ascii="宋体" w:hAnsi="宋体" w:cs="宋体"/>
          <w:bCs/>
        </w:rPr>
        <w:t>按钮</w:t>
      </w:r>
    </w:p>
    <w:p w:rsidR="00EC0997" w:rsidRDefault="006117A3">
      <w:pPr>
        <w:pStyle w:val="a8"/>
        <w:numPr>
          <w:ilvl w:val="0"/>
          <w:numId w:val="13"/>
        </w:numPr>
        <w:ind w:left="1265"/>
        <w:rPr>
          <w:rFonts w:ascii="宋体" w:hAnsi="宋体" w:cs="宋体"/>
          <w:bCs/>
        </w:rPr>
      </w:pPr>
      <w:r>
        <w:rPr>
          <w:rFonts w:ascii="宋体" w:hAnsi="宋体" w:cs="宋体"/>
          <w:bCs/>
        </w:rPr>
        <w:t>相册阅览界面进行切换页面的操作</w:t>
      </w:r>
    </w:p>
    <w:p w:rsidR="00EC0997" w:rsidRDefault="006117A3">
      <w:pPr>
        <w:pStyle w:val="a8"/>
        <w:numPr>
          <w:ilvl w:val="0"/>
          <w:numId w:val="13"/>
        </w:numPr>
        <w:ind w:left="1265"/>
        <w:rPr>
          <w:rFonts w:ascii="宋体" w:hAnsi="宋体" w:cs="宋体"/>
          <w:bCs/>
        </w:rPr>
      </w:pPr>
      <w:r>
        <w:rPr>
          <w:rFonts w:ascii="宋体" w:hAnsi="宋体" w:cs="宋体"/>
          <w:bCs/>
        </w:rPr>
        <w:t>用户点击缩略图</w:t>
      </w:r>
    </w:p>
    <w:p w:rsidR="00EC0997" w:rsidRDefault="006117A3">
      <w:pPr>
        <w:pStyle w:val="a8"/>
        <w:numPr>
          <w:ilvl w:val="0"/>
          <w:numId w:val="13"/>
        </w:numPr>
        <w:ind w:left="1265"/>
        <w:rPr>
          <w:rFonts w:ascii="宋体" w:hAnsi="宋体" w:cs="宋体"/>
          <w:bCs/>
        </w:rPr>
      </w:pPr>
      <w:r>
        <w:rPr>
          <w:rFonts w:ascii="宋体" w:hAnsi="宋体" w:cs="宋体"/>
          <w:bCs/>
        </w:rPr>
        <w:t>相册阅览界面切换至用户所点击的</w:t>
      </w:r>
      <w:proofErr w:type="gramStart"/>
      <w:r>
        <w:rPr>
          <w:rFonts w:ascii="宋体" w:hAnsi="宋体" w:cs="宋体"/>
          <w:bCs/>
        </w:rPr>
        <w:t>缩略图</w:t>
      </w:r>
      <w:proofErr w:type="gramEnd"/>
      <w:r>
        <w:rPr>
          <w:rFonts w:ascii="宋体" w:hAnsi="宋体" w:cs="宋体" w:hint="eastAsia"/>
          <w:bCs/>
        </w:rPr>
        <w:t>对应的大图</w:t>
      </w:r>
      <w:r>
        <w:rPr>
          <w:rFonts w:ascii="宋体" w:hAnsi="宋体" w:cs="宋体"/>
          <w:bCs/>
        </w:rPr>
        <w:t>页面</w:t>
      </w:r>
    </w:p>
    <w:p w:rsidR="00EC0997" w:rsidRDefault="00EC0997">
      <w:pPr>
        <w:rPr>
          <w:rFonts w:ascii="宋体" w:hAnsi="宋体" w:cs="宋体"/>
          <w:sz w:val="18"/>
          <w:szCs w:val="18"/>
        </w:rPr>
      </w:pPr>
    </w:p>
    <w:p w:rsidR="00EC0997" w:rsidRDefault="006117A3">
      <w:pPr>
        <w:pStyle w:val="a8"/>
        <w:rPr>
          <w:bCs/>
          <w:iCs/>
        </w:rPr>
      </w:pPr>
      <w:r>
        <w:rPr>
          <w:rFonts w:hint="eastAsia"/>
          <w:bCs/>
          <w:iCs/>
        </w:rPr>
        <w:t>4.</w:t>
      </w:r>
      <w:r>
        <w:rPr>
          <w:bCs/>
          <w:iCs/>
        </w:rPr>
        <w:t>2</w:t>
      </w:r>
      <w:r>
        <w:rPr>
          <w:rFonts w:hint="eastAsia"/>
          <w:bCs/>
          <w:iCs/>
        </w:rPr>
        <w:t xml:space="preserve">.3 </w:t>
      </w:r>
      <w:r>
        <w:rPr>
          <w:bCs/>
          <w:iCs/>
        </w:rPr>
        <w:t>打开</w:t>
      </w:r>
      <w:r>
        <w:rPr>
          <w:rFonts w:hint="eastAsia"/>
          <w:bCs/>
          <w:iCs/>
        </w:rPr>
        <w:t>/</w:t>
      </w:r>
      <w:r>
        <w:rPr>
          <w:rFonts w:hint="eastAsia"/>
          <w:bCs/>
          <w:iCs/>
        </w:rPr>
        <w:t>添加</w:t>
      </w:r>
      <w:r>
        <w:rPr>
          <w:bCs/>
          <w:iCs/>
        </w:rPr>
        <w:t>图片模块</w:t>
      </w:r>
    </w:p>
    <w:p w:rsidR="00EC0997" w:rsidRDefault="006117A3">
      <w:pPr>
        <w:pStyle w:val="a8"/>
        <w:spacing w:line="240" w:lineRule="auto"/>
        <w:jc w:val="center"/>
        <w:rPr>
          <w:bCs/>
          <w:iCs/>
        </w:rPr>
      </w:pPr>
      <w:r>
        <w:rPr>
          <w:rFonts w:hint="eastAsia"/>
          <w:bCs/>
          <w:iCs/>
          <w:noProof/>
        </w:rPr>
        <w:lastRenderedPageBreak/>
        <w:drawing>
          <wp:inline distT="0" distB="0" distL="114300" distR="114300">
            <wp:extent cx="5577205" cy="4173855"/>
            <wp:effectExtent l="0" t="0" r="635" b="1905"/>
            <wp:docPr id="7" name="图片 7"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打开图片时序图"/>
                    <pic:cNvPicPr>
                      <a:picLocks noChangeAspect="1"/>
                    </pic:cNvPicPr>
                  </pic:nvPicPr>
                  <pic:blipFill>
                    <a:blip r:embed="rId22"/>
                    <a:stretch>
                      <a:fillRect/>
                    </a:stretch>
                  </pic:blipFill>
                  <pic:spPr>
                    <a:xfrm>
                      <a:off x="0" y="0"/>
                      <a:ext cx="5577205" cy="4173855"/>
                    </a:xfrm>
                    <a:prstGeom prst="rect">
                      <a:avLst/>
                    </a:prstGeom>
                  </pic:spPr>
                </pic:pic>
              </a:graphicData>
            </a:graphic>
          </wp:inline>
        </w:drawing>
      </w:r>
    </w:p>
    <w:p w:rsidR="00EC0997" w:rsidRDefault="00EC0997">
      <w:pPr>
        <w:rPr>
          <w:bCs/>
          <w:iCs/>
        </w:rPr>
      </w:pPr>
    </w:p>
    <w:p w:rsidR="00EC0997" w:rsidRDefault="006117A3">
      <w:pPr>
        <w:jc w:val="center"/>
        <w:rPr>
          <w:rFonts w:ascii="宋体" w:hAnsi="宋体" w:cs="宋体"/>
          <w:sz w:val="18"/>
          <w:szCs w:val="18"/>
        </w:rPr>
      </w:pPr>
      <w:r>
        <w:rPr>
          <w:rFonts w:ascii="宋体" w:hAnsi="宋体" w:cs="宋体" w:hint="eastAsia"/>
          <w:sz w:val="18"/>
          <w:szCs w:val="18"/>
        </w:rPr>
        <w:t>图4.3 打开图片模块时序图</w:t>
      </w:r>
    </w:p>
    <w:p w:rsidR="00EC0997" w:rsidRDefault="00EC0997">
      <w:pPr>
        <w:pStyle w:val="a8"/>
        <w:ind w:left="840"/>
        <w:rPr>
          <w:rFonts w:ascii="黑体-简" w:eastAsia="黑体-简" w:hAnsi="黑体-简" w:cs="黑体-简"/>
          <w:bCs/>
        </w:rPr>
      </w:pPr>
    </w:p>
    <w:p w:rsidR="00EC0997" w:rsidRDefault="006117A3">
      <w:pPr>
        <w:jc w:val="center"/>
      </w:pPr>
      <w:r>
        <w:rPr>
          <w:rFonts w:hint="eastAsia"/>
          <w:noProof/>
        </w:rPr>
        <w:lastRenderedPageBreak/>
        <w:drawing>
          <wp:inline distT="0" distB="0" distL="114300" distR="114300">
            <wp:extent cx="5577205" cy="4173855"/>
            <wp:effectExtent l="0" t="0" r="635" b="1905"/>
            <wp:docPr id="8" name="图片 8" descr="添加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添加图片时序图"/>
                    <pic:cNvPicPr>
                      <a:picLocks noChangeAspect="1"/>
                    </pic:cNvPicPr>
                  </pic:nvPicPr>
                  <pic:blipFill>
                    <a:blip r:embed="rId23"/>
                    <a:stretch>
                      <a:fillRect/>
                    </a:stretch>
                  </pic:blipFill>
                  <pic:spPr>
                    <a:xfrm>
                      <a:off x="0" y="0"/>
                      <a:ext cx="5577205" cy="4173855"/>
                    </a:xfrm>
                    <a:prstGeom prst="rect">
                      <a:avLst/>
                    </a:prstGeom>
                  </pic:spPr>
                </pic:pic>
              </a:graphicData>
            </a:graphic>
          </wp:inline>
        </w:drawing>
      </w:r>
    </w:p>
    <w:p w:rsidR="00EC0997" w:rsidRDefault="00EC0997"/>
    <w:p w:rsidR="00EC0997" w:rsidRDefault="006117A3">
      <w:pPr>
        <w:pStyle w:val="a8"/>
        <w:jc w:val="center"/>
        <w:rPr>
          <w:rFonts w:ascii="宋体" w:hAnsi="宋体" w:cs="宋体"/>
          <w:bCs/>
        </w:rPr>
      </w:pPr>
      <w:r>
        <w:rPr>
          <w:rFonts w:ascii="宋体" w:hAnsi="宋体" w:cs="宋体" w:hint="eastAsia"/>
          <w:sz w:val="18"/>
          <w:szCs w:val="18"/>
        </w:rPr>
        <w:t>图4.</w:t>
      </w:r>
      <w:r>
        <w:rPr>
          <w:rFonts w:ascii="宋体" w:hAnsi="宋体" w:cs="宋体"/>
          <w:sz w:val="18"/>
          <w:szCs w:val="18"/>
        </w:rPr>
        <w:t>4</w:t>
      </w:r>
      <w:r>
        <w:rPr>
          <w:rFonts w:ascii="宋体" w:hAnsi="宋体" w:cs="宋体" w:hint="eastAsia"/>
          <w:sz w:val="18"/>
          <w:szCs w:val="18"/>
        </w:rPr>
        <w:t xml:space="preserve"> </w:t>
      </w:r>
      <w:r>
        <w:rPr>
          <w:rFonts w:ascii="宋体" w:hAnsi="宋体" w:cs="宋体"/>
          <w:sz w:val="18"/>
          <w:szCs w:val="18"/>
        </w:rPr>
        <w:t>添加</w:t>
      </w:r>
      <w:r>
        <w:rPr>
          <w:rFonts w:ascii="宋体" w:hAnsi="宋体" w:cs="宋体" w:hint="eastAsia"/>
          <w:sz w:val="18"/>
          <w:szCs w:val="18"/>
        </w:rPr>
        <w:t>图片模块时序图</w:t>
      </w:r>
    </w:p>
    <w:p w:rsidR="00EC0997" w:rsidRDefault="00EC0997">
      <w:pPr>
        <w:pStyle w:val="a8"/>
        <w:ind w:left="420" w:firstLine="420"/>
        <w:rPr>
          <w:rFonts w:ascii="宋体" w:hAnsi="宋体" w:cs="宋体"/>
          <w:bCs/>
        </w:rPr>
      </w:pPr>
    </w:p>
    <w:p w:rsidR="00EC0997" w:rsidRDefault="006117A3">
      <w:pPr>
        <w:pStyle w:val="a8"/>
        <w:ind w:left="420" w:firstLine="420"/>
        <w:rPr>
          <w:rFonts w:ascii="宋体" w:hAnsi="宋体" w:cs="宋体"/>
          <w:bCs/>
        </w:rPr>
      </w:pPr>
      <w:r>
        <w:rPr>
          <w:rFonts w:ascii="宋体" w:hAnsi="宋体" w:cs="宋体" w:hint="eastAsia"/>
          <w:bCs/>
        </w:rPr>
        <w:t>打开/添加图片的基本流程如下：</w:t>
      </w:r>
    </w:p>
    <w:p w:rsidR="00EC0997" w:rsidRDefault="006117A3">
      <w:pPr>
        <w:pStyle w:val="a8"/>
        <w:numPr>
          <w:ilvl w:val="0"/>
          <w:numId w:val="14"/>
        </w:numPr>
        <w:ind w:left="420" w:firstLine="420"/>
        <w:rPr>
          <w:rFonts w:ascii="宋体" w:hAnsi="宋体" w:cs="宋体"/>
          <w:bCs/>
        </w:rPr>
      </w:pPr>
      <w:r>
        <w:rPr>
          <w:rFonts w:ascii="宋体" w:hAnsi="宋体" w:cs="宋体"/>
          <w:bCs/>
        </w:rPr>
        <w:t>用户打开软件</w:t>
      </w:r>
    </w:p>
    <w:p w:rsidR="00EC0997" w:rsidRDefault="006117A3">
      <w:pPr>
        <w:pStyle w:val="a8"/>
        <w:numPr>
          <w:ilvl w:val="0"/>
          <w:numId w:val="14"/>
        </w:numPr>
        <w:ind w:left="420" w:firstLine="420"/>
        <w:rPr>
          <w:rFonts w:ascii="宋体" w:hAnsi="宋体" w:cs="宋体"/>
          <w:bCs/>
        </w:rPr>
      </w:pPr>
      <w:r>
        <w:rPr>
          <w:rFonts w:ascii="宋体" w:hAnsi="宋体" w:cs="宋体"/>
          <w:bCs/>
        </w:rPr>
        <w:t>用户在软件开始界面点击“相册排版”按钮</w:t>
      </w:r>
    </w:p>
    <w:p w:rsidR="00EC0997" w:rsidRDefault="006117A3">
      <w:pPr>
        <w:pStyle w:val="a8"/>
        <w:numPr>
          <w:ilvl w:val="0"/>
          <w:numId w:val="14"/>
        </w:numPr>
        <w:ind w:left="420" w:firstLine="420"/>
        <w:rPr>
          <w:rFonts w:ascii="宋体" w:hAnsi="宋体" w:cs="宋体"/>
          <w:bCs/>
        </w:rPr>
      </w:pPr>
      <w:r>
        <w:rPr>
          <w:rFonts w:ascii="宋体" w:hAnsi="宋体" w:cs="宋体"/>
          <w:bCs/>
        </w:rPr>
        <w:t>软件跳转至相册排版界面</w:t>
      </w:r>
    </w:p>
    <w:p w:rsidR="00EC0997" w:rsidRDefault="006117A3">
      <w:pPr>
        <w:pStyle w:val="a8"/>
        <w:numPr>
          <w:ilvl w:val="0"/>
          <w:numId w:val="14"/>
        </w:numPr>
        <w:ind w:left="420" w:firstLine="420"/>
        <w:rPr>
          <w:rFonts w:ascii="宋体" w:hAnsi="宋体" w:cs="宋体"/>
          <w:bCs/>
        </w:rPr>
      </w:pPr>
      <w:r>
        <w:rPr>
          <w:rFonts w:ascii="宋体" w:hAnsi="宋体" w:cs="宋体"/>
          <w:bCs/>
        </w:rPr>
        <w:t>用户点击“打开”</w:t>
      </w:r>
      <w:r>
        <w:rPr>
          <w:rFonts w:ascii="宋体" w:hAnsi="宋体" w:cs="宋体" w:hint="eastAsia"/>
          <w:bCs/>
        </w:rPr>
        <w:t>或“添加”</w:t>
      </w:r>
      <w:r>
        <w:rPr>
          <w:rFonts w:ascii="宋体" w:hAnsi="宋体" w:cs="宋体"/>
          <w:bCs/>
        </w:rPr>
        <w:t>按钮</w:t>
      </w:r>
    </w:p>
    <w:p w:rsidR="00EC0997" w:rsidRDefault="006117A3">
      <w:pPr>
        <w:pStyle w:val="a8"/>
        <w:numPr>
          <w:ilvl w:val="0"/>
          <w:numId w:val="14"/>
        </w:numPr>
        <w:ind w:left="420" w:firstLine="420"/>
        <w:rPr>
          <w:rFonts w:ascii="宋体" w:hAnsi="宋体" w:cs="宋体"/>
          <w:bCs/>
        </w:rPr>
      </w:pPr>
      <w:r>
        <w:rPr>
          <w:rFonts w:ascii="宋体" w:hAnsi="宋体" w:cs="宋体"/>
          <w:bCs/>
        </w:rPr>
        <w:t>用户选择图片打开方式：从文件夹打开／从图片打开</w:t>
      </w:r>
    </w:p>
    <w:p w:rsidR="00EC0997" w:rsidRDefault="006117A3">
      <w:pPr>
        <w:pStyle w:val="a8"/>
        <w:ind w:left="840"/>
        <w:rPr>
          <w:rFonts w:ascii="宋体" w:hAnsi="宋体" w:cs="宋体"/>
          <w:bCs/>
        </w:rPr>
      </w:pPr>
      <w:r>
        <w:rPr>
          <w:rFonts w:ascii="宋体" w:hAnsi="宋体" w:cs="宋体"/>
          <w:bCs/>
        </w:rPr>
        <w:t>6.软件创建OpenFileDialog控件</w:t>
      </w:r>
    </w:p>
    <w:p w:rsidR="00EC0997" w:rsidRDefault="006117A3">
      <w:pPr>
        <w:pStyle w:val="a8"/>
        <w:ind w:left="840"/>
        <w:rPr>
          <w:rFonts w:ascii="宋体" w:hAnsi="宋体" w:cs="宋体"/>
          <w:bCs/>
        </w:rPr>
      </w:pPr>
      <w:r>
        <w:rPr>
          <w:rFonts w:ascii="宋体" w:hAnsi="宋体" w:cs="宋体"/>
          <w:bCs/>
        </w:rPr>
        <w:t>7.用户在OpenFileDialog控件中选择图片文件</w:t>
      </w:r>
    </w:p>
    <w:p w:rsidR="00EC0997" w:rsidRDefault="006117A3">
      <w:pPr>
        <w:pStyle w:val="a8"/>
        <w:ind w:left="840"/>
        <w:rPr>
          <w:rFonts w:ascii="宋体" w:hAnsi="宋体" w:cs="宋体"/>
          <w:bCs/>
        </w:rPr>
      </w:pPr>
      <w:r>
        <w:rPr>
          <w:rFonts w:ascii="宋体" w:hAnsi="宋体" w:cs="宋体"/>
          <w:bCs/>
        </w:rPr>
        <w:t>8.OpenFileDialog返回所选图片文件信息</w:t>
      </w:r>
    </w:p>
    <w:p w:rsidR="00EC0997" w:rsidRDefault="006117A3">
      <w:pPr>
        <w:pStyle w:val="a8"/>
        <w:ind w:left="840"/>
        <w:rPr>
          <w:rFonts w:ascii="宋体" w:hAnsi="宋体" w:cs="宋体"/>
          <w:bCs/>
        </w:rPr>
      </w:pPr>
      <w:r>
        <w:rPr>
          <w:rFonts w:ascii="宋体" w:hAnsi="宋体" w:cs="宋体"/>
          <w:bCs/>
        </w:rPr>
        <w:t>9.相册阅览界面接受图片信息，读取图片，</w:t>
      </w:r>
      <w:r>
        <w:rPr>
          <w:rFonts w:ascii="宋体" w:hAnsi="宋体" w:cs="宋体" w:hint="eastAsia"/>
          <w:bCs/>
        </w:rPr>
        <w:t>若是打开图片，则</w:t>
      </w:r>
      <w:r>
        <w:rPr>
          <w:rFonts w:ascii="宋体" w:hAnsi="宋体" w:cs="宋体"/>
          <w:bCs/>
        </w:rPr>
        <w:t>将图片展示在页面上</w:t>
      </w:r>
      <w:r>
        <w:rPr>
          <w:rFonts w:ascii="宋体" w:hAnsi="宋体" w:cs="宋体" w:hint="eastAsia"/>
          <w:bCs/>
        </w:rPr>
        <w:t>；若是添加图片，则将图片添加到当前图片列表之后。</w:t>
      </w:r>
    </w:p>
    <w:p w:rsidR="00EC0997" w:rsidRDefault="00EC0997"/>
    <w:p w:rsidR="00EC0997" w:rsidRDefault="006117A3">
      <w:pPr>
        <w:pStyle w:val="31"/>
        <w:rPr>
          <w:b w:val="0"/>
          <w:bCs w:val="0"/>
        </w:rPr>
      </w:pPr>
      <w:bookmarkStart w:id="117" w:name="_Toc29145"/>
      <w:r>
        <w:rPr>
          <w:rFonts w:hint="eastAsia"/>
          <w:b w:val="0"/>
          <w:bCs w:val="0"/>
        </w:rPr>
        <w:t xml:space="preserve">4.2.4 </w:t>
      </w:r>
      <w:r>
        <w:rPr>
          <w:rFonts w:hint="eastAsia"/>
          <w:b w:val="0"/>
          <w:bCs w:val="0"/>
        </w:rPr>
        <w:t>照片夹模块</w:t>
      </w:r>
      <w:bookmarkEnd w:id="117"/>
    </w:p>
    <w:p w:rsidR="00EC0997" w:rsidRDefault="006117A3">
      <w:pPr>
        <w:pStyle w:val="a8"/>
      </w:pPr>
      <w:r>
        <w:rPr>
          <w:rFonts w:hint="eastAsia"/>
          <w:noProof/>
        </w:rPr>
        <w:drawing>
          <wp:inline distT="0" distB="0" distL="114300" distR="114300">
            <wp:extent cx="5576570" cy="4557395"/>
            <wp:effectExtent l="0" t="0" r="1270" b="14605"/>
            <wp:docPr id="10" name="图片 10" descr="照片夹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照片夹时序图"/>
                    <pic:cNvPicPr>
                      <a:picLocks noChangeAspect="1"/>
                    </pic:cNvPicPr>
                  </pic:nvPicPr>
                  <pic:blipFill>
                    <a:blip r:embed="rId24"/>
                    <a:stretch>
                      <a:fillRect/>
                    </a:stretch>
                  </pic:blipFill>
                  <pic:spPr>
                    <a:xfrm>
                      <a:off x="0" y="0"/>
                      <a:ext cx="5576570" cy="4557395"/>
                    </a:xfrm>
                    <a:prstGeom prst="rect">
                      <a:avLst/>
                    </a:prstGeom>
                  </pic:spPr>
                </pic:pic>
              </a:graphicData>
            </a:graphic>
          </wp:inline>
        </w:drawing>
      </w:r>
    </w:p>
    <w:p w:rsidR="00EC0997" w:rsidRDefault="006117A3">
      <w:pPr>
        <w:jc w:val="center"/>
      </w:pPr>
      <w:r>
        <w:rPr>
          <w:rFonts w:ascii="宋体" w:hAnsi="宋体" w:cs="宋体" w:hint="eastAsia"/>
          <w:sz w:val="18"/>
          <w:szCs w:val="18"/>
        </w:rPr>
        <w:t>图4.</w:t>
      </w:r>
      <w:r>
        <w:rPr>
          <w:rFonts w:ascii="宋体" w:hAnsi="宋体" w:cs="宋体"/>
          <w:sz w:val="18"/>
          <w:szCs w:val="18"/>
        </w:rPr>
        <w:t>5</w:t>
      </w:r>
      <w:r>
        <w:rPr>
          <w:rFonts w:ascii="宋体" w:hAnsi="宋体" w:cs="宋体" w:hint="eastAsia"/>
          <w:sz w:val="18"/>
          <w:szCs w:val="18"/>
        </w:rPr>
        <w:t>照片夹模块时序图</w:t>
      </w:r>
    </w:p>
    <w:p w:rsidR="00EC0997" w:rsidRDefault="00EC0997"/>
    <w:p w:rsidR="00EC0997" w:rsidRDefault="006117A3">
      <w:pPr>
        <w:ind w:left="420" w:firstLine="420"/>
      </w:pPr>
      <w:r>
        <w:rPr>
          <w:rFonts w:hint="eastAsia"/>
        </w:rPr>
        <w:lastRenderedPageBreak/>
        <w:t>照片夹的基本流程如下：</w:t>
      </w:r>
    </w:p>
    <w:p w:rsidR="00EC0997" w:rsidRDefault="006117A3">
      <w:pPr>
        <w:pStyle w:val="a8"/>
        <w:numPr>
          <w:ilvl w:val="0"/>
          <w:numId w:val="15"/>
        </w:numPr>
        <w:ind w:left="420" w:firstLine="420"/>
        <w:rPr>
          <w:rFonts w:ascii="宋体" w:hAnsi="宋体" w:cs="宋体"/>
          <w:bCs/>
        </w:rPr>
      </w:pPr>
      <w:r>
        <w:rPr>
          <w:rFonts w:ascii="宋体" w:hAnsi="宋体" w:cs="宋体"/>
          <w:bCs/>
        </w:rPr>
        <w:t>用户打开软件</w:t>
      </w:r>
    </w:p>
    <w:p w:rsidR="00EC0997" w:rsidRDefault="006117A3">
      <w:pPr>
        <w:pStyle w:val="a8"/>
        <w:numPr>
          <w:ilvl w:val="0"/>
          <w:numId w:val="15"/>
        </w:numPr>
        <w:ind w:left="420" w:firstLine="420"/>
        <w:rPr>
          <w:rFonts w:ascii="宋体" w:hAnsi="宋体" w:cs="宋体"/>
          <w:bCs/>
        </w:rPr>
      </w:pPr>
      <w:r>
        <w:rPr>
          <w:rFonts w:ascii="宋体" w:hAnsi="宋体" w:cs="宋体"/>
          <w:bCs/>
        </w:rPr>
        <w:t>用户在软件开始界面点击“相册排版”按钮</w:t>
      </w:r>
    </w:p>
    <w:p w:rsidR="00EC0997" w:rsidRDefault="006117A3">
      <w:pPr>
        <w:pStyle w:val="a8"/>
        <w:numPr>
          <w:ilvl w:val="0"/>
          <w:numId w:val="15"/>
        </w:numPr>
        <w:ind w:left="420" w:firstLine="420"/>
        <w:rPr>
          <w:rFonts w:ascii="宋体" w:hAnsi="宋体" w:cs="宋体"/>
          <w:bCs/>
        </w:rPr>
      </w:pPr>
      <w:r>
        <w:rPr>
          <w:rFonts w:ascii="宋体" w:hAnsi="宋体" w:cs="宋体"/>
          <w:bCs/>
        </w:rPr>
        <w:t>软件跳转至相册排版界面</w:t>
      </w:r>
    </w:p>
    <w:p w:rsidR="00EC0997" w:rsidRDefault="006117A3">
      <w:pPr>
        <w:pStyle w:val="a8"/>
        <w:numPr>
          <w:ilvl w:val="0"/>
          <w:numId w:val="15"/>
        </w:numPr>
        <w:ind w:left="420" w:firstLine="420"/>
        <w:rPr>
          <w:rFonts w:ascii="宋体" w:hAnsi="宋体" w:cs="宋体"/>
          <w:bCs/>
        </w:rPr>
      </w:pPr>
      <w:r>
        <w:rPr>
          <w:rFonts w:ascii="宋体" w:hAnsi="宋体" w:cs="宋体"/>
          <w:bCs/>
        </w:rPr>
        <w:t>用户点击“</w:t>
      </w:r>
      <w:r>
        <w:rPr>
          <w:rFonts w:ascii="宋体" w:hAnsi="宋体" w:cs="宋体" w:hint="eastAsia"/>
          <w:bCs/>
        </w:rPr>
        <w:t>照片夹</w:t>
      </w:r>
      <w:r>
        <w:rPr>
          <w:rFonts w:ascii="宋体" w:hAnsi="宋体" w:cs="宋体"/>
          <w:bCs/>
        </w:rPr>
        <w:t>”按钮</w:t>
      </w:r>
    </w:p>
    <w:p w:rsidR="00EC0997" w:rsidRDefault="006117A3">
      <w:pPr>
        <w:pStyle w:val="a8"/>
        <w:numPr>
          <w:ilvl w:val="0"/>
          <w:numId w:val="15"/>
        </w:numPr>
        <w:ind w:left="420" w:firstLine="420"/>
        <w:rPr>
          <w:rFonts w:ascii="宋体" w:hAnsi="宋体" w:cs="宋体"/>
          <w:bCs/>
        </w:rPr>
      </w:pPr>
      <w:r>
        <w:rPr>
          <w:rFonts w:ascii="宋体" w:hAnsi="宋体" w:cs="宋体" w:hint="eastAsia"/>
          <w:bCs/>
        </w:rPr>
        <w:t>用户点击“打开”或“添加”按钮</w:t>
      </w:r>
    </w:p>
    <w:p w:rsidR="00EC0997" w:rsidRDefault="006117A3">
      <w:pPr>
        <w:pStyle w:val="a8"/>
        <w:numPr>
          <w:ilvl w:val="0"/>
          <w:numId w:val="15"/>
        </w:numPr>
        <w:ind w:left="420" w:firstLine="420"/>
        <w:rPr>
          <w:rFonts w:ascii="宋体" w:hAnsi="宋体" w:cs="宋体"/>
          <w:bCs/>
        </w:rPr>
      </w:pPr>
      <w:r>
        <w:rPr>
          <w:rFonts w:ascii="宋体" w:hAnsi="宋体" w:cs="宋体" w:hint="eastAsia"/>
          <w:bCs/>
        </w:rPr>
        <w:t>用户选择图片打开方式：从文件夹打开／从图片打开</w:t>
      </w:r>
    </w:p>
    <w:p w:rsidR="00EC0997" w:rsidRDefault="006117A3">
      <w:pPr>
        <w:pStyle w:val="a8"/>
        <w:numPr>
          <w:ilvl w:val="0"/>
          <w:numId w:val="15"/>
        </w:numPr>
        <w:ind w:left="420" w:firstLine="420"/>
        <w:rPr>
          <w:rFonts w:ascii="宋体" w:hAnsi="宋体" w:cs="宋体"/>
          <w:bCs/>
        </w:rPr>
      </w:pPr>
      <w:r>
        <w:rPr>
          <w:rFonts w:ascii="宋体" w:hAnsi="宋体" w:cs="宋体" w:hint="eastAsia"/>
          <w:bCs/>
        </w:rPr>
        <w:t>软件创建OpenFileDialog控件</w:t>
      </w:r>
    </w:p>
    <w:p w:rsidR="00EC0997" w:rsidRDefault="006117A3">
      <w:pPr>
        <w:pStyle w:val="a8"/>
        <w:numPr>
          <w:ilvl w:val="0"/>
          <w:numId w:val="15"/>
        </w:numPr>
        <w:ind w:left="420" w:firstLine="420"/>
        <w:rPr>
          <w:rFonts w:ascii="宋体" w:hAnsi="宋体" w:cs="宋体"/>
          <w:bCs/>
        </w:rPr>
      </w:pPr>
      <w:r>
        <w:rPr>
          <w:rFonts w:ascii="宋体" w:hAnsi="宋体" w:cs="宋体" w:hint="eastAsia"/>
          <w:bCs/>
        </w:rPr>
        <w:t>用户在OpenFileDialog控件中选择图片文件</w:t>
      </w:r>
    </w:p>
    <w:p w:rsidR="00EC0997" w:rsidRDefault="006117A3">
      <w:pPr>
        <w:pStyle w:val="a8"/>
        <w:numPr>
          <w:ilvl w:val="0"/>
          <w:numId w:val="15"/>
        </w:numPr>
        <w:ind w:left="420" w:firstLine="420"/>
        <w:rPr>
          <w:rFonts w:ascii="宋体" w:hAnsi="宋体" w:cs="宋体"/>
          <w:bCs/>
        </w:rPr>
      </w:pPr>
      <w:r>
        <w:rPr>
          <w:rFonts w:ascii="宋体" w:hAnsi="宋体" w:cs="宋体" w:hint="eastAsia"/>
          <w:bCs/>
        </w:rPr>
        <w:t>OpenFileDialog返回所选图片文件信息</w:t>
      </w:r>
    </w:p>
    <w:p w:rsidR="00EC0997" w:rsidRDefault="006117A3">
      <w:pPr>
        <w:pStyle w:val="a8"/>
        <w:numPr>
          <w:ilvl w:val="0"/>
          <w:numId w:val="15"/>
        </w:numPr>
        <w:ind w:left="420" w:firstLine="420"/>
        <w:rPr>
          <w:rFonts w:ascii="宋体" w:hAnsi="宋体" w:cs="宋体"/>
          <w:bCs/>
        </w:rPr>
      </w:pPr>
      <w:r>
        <w:rPr>
          <w:rFonts w:ascii="宋体" w:hAnsi="宋体" w:cs="宋体" w:hint="eastAsia"/>
          <w:bCs/>
        </w:rPr>
        <w:t>相册阅览界面接受图片信息，读取图片，若是打开图片，则将图片展示在页面上；若是添加图片，则将图片添加到当前图片列表之后。</w:t>
      </w:r>
    </w:p>
    <w:p w:rsidR="00EC0997" w:rsidRDefault="006117A3">
      <w:pPr>
        <w:pStyle w:val="a8"/>
        <w:numPr>
          <w:ilvl w:val="0"/>
          <w:numId w:val="15"/>
        </w:numPr>
        <w:ind w:left="420" w:firstLine="420"/>
        <w:rPr>
          <w:rFonts w:ascii="宋体" w:hAnsi="宋体" w:cs="宋体"/>
          <w:bCs/>
        </w:rPr>
      </w:pPr>
      <w:r>
        <w:rPr>
          <w:rFonts w:ascii="宋体" w:hAnsi="宋体" w:cs="宋体"/>
          <w:bCs/>
        </w:rPr>
        <w:t>用户选择</w:t>
      </w:r>
      <w:r>
        <w:rPr>
          <w:rFonts w:ascii="宋体" w:hAnsi="宋体" w:cs="宋体" w:hint="eastAsia"/>
          <w:bCs/>
        </w:rPr>
        <w:t>“排版”功能</w:t>
      </w:r>
      <w:r>
        <w:rPr>
          <w:rFonts w:ascii="宋体" w:hAnsi="宋体" w:cs="宋体"/>
          <w:bCs/>
        </w:rPr>
        <w:t>。</w:t>
      </w:r>
    </w:p>
    <w:p w:rsidR="00EC0997" w:rsidRDefault="006117A3">
      <w:pPr>
        <w:pStyle w:val="a8"/>
        <w:numPr>
          <w:ilvl w:val="0"/>
          <w:numId w:val="15"/>
        </w:numPr>
        <w:ind w:left="420" w:firstLine="420"/>
        <w:rPr>
          <w:rFonts w:ascii="宋体" w:hAnsi="宋体" w:cs="宋体"/>
          <w:bCs/>
        </w:rPr>
      </w:pPr>
      <w:r>
        <w:rPr>
          <w:rFonts w:ascii="宋体" w:hAnsi="宋体" w:cs="宋体"/>
          <w:bCs/>
        </w:rPr>
        <w:t>软件根据用户</w:t>
      </w:r>
      <w:r>
        <w:rPr>
          <w:rFonts w:ascii="宋体" w:hAnsi="宋体" w:cs="宋体" w:hint="eastAsia"/>
          <w:bCs/>
        </w:rPr>
        <w:t>已</w:t>
      </w:r>
      <w:r>
        <w:rPr>
          <w:rFonts w:ascii="宋体" w:hAnsi="宋体" w:cs="宋体"/>
          <w:bCs/>
        </w:rPr>
        <w:t>选择的模版将</w:t>
      </w:r>
      <w:r>
        <w:rPr>
          <w:rFonts w:ascii="宋体" w:hAnsi="宋体" w:cs="宋体" w:hint="eastAsia"/>
          <w:bCs/>
        </w:rPr>
        <w:t>照片夹</w:t>
      </w:r>
      <w:r>
        <w:rPr>
          <w:rFonts w:ascii="宋体" w:hAnsi="宋体" w:cs="宋体"/>
          <w:bCs/>
        </w:rPr>
        <w:t>导入的所有图片进行处理</w:t>
      </w:r>
    </w:p>
    <w:p w:rsidR="00EC0997" w:rsidRDefault="006117A3">
      <w:pPr>
        <w:pStyle w:val="a8"/>
        <w:numPr>
          <w:ilvl w:val="0"/>
          <w:numId w:val="15"/>
        </w:numPr>
        <w:ind w:left="420" w:firstLine="420"/>
        <w:rPr>
          <w:rFonts w:ascii="宋体" w:hAnsi="宋体" w:cs="宋体"/>
          <w:bCs/>
        </w:rPr>
      </w:pPr>
      <w:r>
        <w:rPr>
          <w:rFonts w:ascii="宋体" w:hAnsi="宋体" w:cs="宋体"/>
          <w:bCs/>
        </w:rPr>
        <w:t>软件展示处理后的相册</w:t>
      </w:r>
    </w:p>
    <w:p w:rsidR="00EC0997" w:rsidRDefault="006117A3">
      <w:pPr>
        <w:pStyle w:val="a8"/>
        <w:numPr>
          <w:ilvl w:val="0"/>
          <w:numId w:val="15"/>
        </w:numPr>
        <w:ind w:left="420" w:firstLine="420"/>
      </w:pPr>
      <w:r>
        <w:rPr>
          <w:rFonts w:ascii="宋体" w:hAnsi="宋体" w:cs="宋体" w:hint="eastAsia"/>
          <w:bCs/>
        </w:rPr>
        <w:t>将选中的照片夹中的图片拖拽到中间大图后，替换对应位置的图片，重新排版</w:t>
      </w:r>
      <w:bookmarkStart w:id="118" w:name="_Toc21862"/>
    </w:p>
    <w:p w:rsidR="00EC0997" w:rsidRDefault="006117A3">
      <w:pPr>
        <w:pStyle w:val="31"/>
        <w:rPr>
          <w:b w:val="0"/>
          <w:bCs w:val="0"/>
        </w:rPr>
      </w:pPr>
      <w:r>
        <w:rPr>
          <w:rFonts w:hint="eastAsia"/>
          <w:b w:val="0"/>
          <w:bCs w:val="0"/>
        </w:rPr>
        <w:t>4.</w:t>
      </w:r>
      <w:r>
        <w:rPr>
          <w:b w:val="0"/>
          <w:bCs w:val="0"/>
        </w:rPr>
        <w:t>2</w:t>
      </w:r>
      <w:r>
        <w:rPr>
          <w:rFonts w:hint="eastAsia"/>
          <w:b w:val="0"/>
          <w:bCs w:val="0"/>
        </w:rPr>
        <w:t xml:space="preserve">.5 </w:t>
      </w:r>
      <w:r>
        <w:rPr>
          <w:b w:val="0"/>
          <w:bCs w:val="0"/>
        </w:rPr>
        <w:t>批量更改模版模块</w:t>
      </w:r>
      <w:bookmarkEnd w:id="118"/>
    </w:p>
    <w:p w:rsidR="00EC0997" w:rsidRDefault="006117A3">
      <w:pPr>
        <w:jc w:val="center"/>
      </w:pPr>
      <w:r>
        <w:rPr>
          <w:rFonts w:hint="eastAsia"/>
          <w:noProof/>
        </w:rPr>
        <w:drawing>
          <wp:inline distT="0" distB="0" distL="114300" distR="114300">
            <wp:extent cx="5574030" cy="4029075"/>
            <wp:effectExtent l="0" t="0" r="3810" b="9525"/>
            <wp:docPr id="11" name="图片 11" descr="批量更改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批量更改模板时序图"/>
                    <pic:cNvPicPr>
                      <a:picLocks noChangeAspect="1"/>
                    </pic:cNvPicPr>
                  </pic:nvPicPr>
                  <pic:blipFill>
                    <a:blip r:embed="rId25"/>
                    <a:stretch>
                      <a:fillRect/>
                    </a:stretch>
                  </pic:blipFill>
                  <pic:spPr>
                    <a:xfrm>
                      <a:off x="0" y="0"/>
                      <a:ext cx="5574030" cy="4029075"/>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 xml:space="preserve">图4.6 </w:t>
      </w:r>
      <w:r>
        <w:rPr>
          <w:rFonts w:ascii="宋体" w:hAnsi="宋体" w:cs="宋体"/>
          <w:sz w:val="18"/>
          <w:szCs w:val="18"/>
        </w:rPr>
        <w:t>批量更改模版</w:t>
      </w:r>
      <w:r>
        <w:rPr>
          <w:rFonts w:ascii="宋体" w:hAnsi="宋体" w:cs="宋体" w:hint="eastAsia"/>
          <w:sz w:val="18"/>
          <w:szCs w:val="18"/>
        </w:rPr>
        <w:t>模块时序图</w:t>
      </w:r>
    </w:p>
    <w:p w:rsidR="00EC0997" w:rsidRDefault="00EC0997">
      <w:pPr>
        <w:jc w:val="center"/>
        <w:rPr>
          <w:rFonts w:ascii="宋体" w:hAnsi="宋体" w:cs="宋体"/>
          <w:sz w:val="18"/>
          <w:szCs w:val="18"/>
        </w:rPr>
      </w:pPr>
    </w:p>
    <w:p w:rsidR="00EC0997" w:rsidRDefault="006117A3">
      <w:pPr>
        <w:ind w:left="420" w:firstLine="420"/>
        <w:jc w:val="left"/>
        <w:rPr>
          <w:rFonts w:ascii="宋体" w:hAnsi="宋体" w:cs="宋体"/>
        </w:rPr>
      </w:pPr>
      <w:r>
        <w:rPr>
          <w:rFonts w:ascii="宋体" w:hAnsi="宋体" w:cs="宋体"/>
        </w:rPr>
        <w:t>批量更改的基本流程如下：</w:t>
      </w:r>
    </w:p>
    <w:p w:rsidR="00EC0997" w:rsidRDefault="006117A3">
      <w:pPr>
        <w:pStyle w:val="a8"/>
        <w:numPr>
          <w:ilvl w:val="0"/>
          <w:numId w:val="15"/>
        </w:numPr>
        <w:ind w:left="420" w:firstLine="420"/>
        <w:rPr>
          <w:rFonts w:ascii="宋体" w:hAnsi="宋体" w:cs="宋体"/>
          <w:bCs/>
        </w:rPr>
      </w:pPr>
      <w:r>
        <w:rPr>
          <w:rFonts w:ascii="宋体" w:hAnsi="宋体" w:cs="宋体"/>
          <w:bCs/>
        </w:rPr>
        <w:lastRenderedPageBreak/>
        <w:t>用户打开软件</w:t>
      </w:r>
    </w:p>
    <w:p w:rsidR="00EC0997" w:rsidRDefault="006117A3">
      <w:pPr>
        <w:pStyle w:val="a8"/>
        <w:numPr>
          <w:ilvl w:val="0"/>
          <w:numId w:val="15"/>
        </w:numPr>
        <w:ind w:left="420" w:firstLine="420"/>
        <w:rPr>
          <w:rFonts w:ascii="宋体" w:hAnsi="宋体" w:cs="宋体"/>
          <w:bCs/>
        </w:rPr>
      </w:pPr>
      <w:r>
        <w:rPr>
          <w:rFonts w:ascii="宋体" w:hAnsi="宋体" w:cs="宋体"/>
          <w:bCs/>
        </w:rPr>
        <w:t>用户在软件开始界面点击“相册排版”按钮</w:t>
      </w:r>
    </w:p>
    <w:p w:rsidR="00EC0997" w:rsidRDefault="006117A3">
      <w:pPr>
        <w:pStyle w:val="a8"/>
        <w:numPr>
          <w:ilvl w:val="0"/>
          <w:numId w:val="15"/>
        </w:numPr>
        <w:ind w:left="420" w:firstLine="420"/>
        <w:rPr>
          <w:rFonts w:ascii="宋体" w:hAnsi="宋体" w:cs="宋体"/>
          <w:bCs/>
        </w:rPr>
      </w:pPr>
      <w:r>
        <w:rPr>
          <w:rFonts w:ascii="宋体" w:hAnsi="宋体" w:cs="宋体"/>
          <w:bCs/>
        </w:rPr>
        <w:t>软件跳转至相册排版界面</w:t>
      </w:r>
    </w:p>
    <w:p w:rsidR="00EC0997" w:rsidRDefault="006117A3">
      <w:pPr>
        <w:pStyle w:val="a8"/>
        <w:numPr>
          <w:ilvl w:val="0"/>
          <w:numId w:val="15"/>
        </w:numPr>
        <w:ind w:left="420" w:firstLine="420"/>
        <w:rPr>
          <w:rFonts w:ascii="宋体" w:hAnsi="宋体" w:cs="宋体"/>
          <w:bCs/>
        </w:rPr>
      </w:pPr>
      <w:r>
        <w:rPr>
          <w:rFonts w:ascii="宋体" w:hAnsi="宋体" w:cs="宋体"/>
          <w:bCs/>
        </w:rPr>
        <w:t>用户点击“批量更改模版”按钮</w:t>
      </w:r>
    </w:p>
    <w:p w:rsidR="00EC0997" w:rsidRDefault="006117A3">
      <w:pPr>
        <w:pStyle w:val="a8"/>
        <w:numPr>
          <w:ilvl w:val="0"/>
          <w:numId w:val="15"/>
        </w:numPr>
        <w:ind w:left="420" w:firstLine="420"/>
        <w:rPr>
          <w:rFonts w:ascii="宋体" w:hAnsi="宋体" w:cs="宋体"/>
          <w:bCs/>
        </w:rPr>
      </w:pPr>
      <w:r>
        <w:rPr>
          <w:rFonts w:ascii="宋体" w:hAnsi="宋体" w:cs="宋体"/>
          <w:bCs/>
        </w:rPr>
        <w:t>用户选择模版：单张、单张（转90度）、两张合并、两张合并（转90度）、四张合并、四张合并（转90度）</w:t>
      </w:r>
      <w:r>
        <w:rPr>
          <w:rFonts w:ascii="宋体" w:hAnsi="宋体" w:cs="宋体" w:hint="eastAsia"/>
          <w:bCs/>
        </w:rPr>
        <w:t>、八张合并、八张合并（转90度）</w:t>
      </w:r>
      <w:r>
        <w:rPr>
          <w:rFonts w:ascii="宋体" w:hAnsi="宋体" w:cs="宋体"/>
          <w:bCs/>
        </w:rPr>
        <w:t>。</w:t>
      </w:r>
    </w:p>
    <w:p w:rsidR="00EC0997" w:rsidRDefault="006117A3">
      <w:pPr>
        <w:pStyle w:val="a8"/>
        <w:numPr>
          <w:ilvl w:val="0"/>
          <w:numId w:val="15"/>
        </w:numPr>
        <w:ind w:left="420" w:firstLine="420"/>
        <w:rPr>
          <w:rFonts w:ascii="宋体" w:hAnsi="宋体" w:cs="宋体"/>
          <w:bCs/>
        </w:rPr>
      </w:pPr>
      <w:r>
        <w:rPr>
          <w:rFonts w:ascii="宋体" w:hAnsi="宋体" w:cs="宋体"/>
          <w:bCs/>
        </w:rPr>
        <w:t>软件根据用户选择的模版将</w:t>
      </w:r>
      <w:r>
        <w:rPr>
          <w:rFonts w:ascii="宋体" w:hAnsi="宋体" w:cs="宋体" w:hint="eastAsia"/>
          <w:bCs/>
        </w:rPr>
        <w:t>已经</w:t>
      </w:r>
      <w:r>
        <w:rPr>
          <w:rFonts w:ascii="宋体" w:hAnsi="宋体" w:cs="宋体"/>
          <w:bCs/>
        </w:rPr>
        <w:t>导入的所有图片进行处理</w:t>
      </w:r>
    </w:p>
    <w:p w:rsidR="00EC0997" w:rsidRDefault="006117A3">
      <w:pPr>
        <w:pStyle w:val="a8"/>
        <w:numPr>
          <w:ilvl w:val="0"/>
          <w:numId w:val="15"/>
        </w:numPr>
        <w:ind w:left="420" w:firstLine="420"/>
        <w:rPr>
          <w:rFonts w:ascii="宋体" w:hAnsi="宋体" w:cs="宋体"/>
          <w:bCs/>
        </w:rPr>
      </w:pPr>
      <w:r>
        <w:rPr>
          <w:rFonts w:ascii="宋体" w:hAnsi="宋体" w:cs="宋体"/>
          <w:bCs/>
        </w:rPr>
        <w:t>软件展示处理后的相册</w:t>
      </w:r>
    </w:p>
    <w:p w:rsidR="00EC0997" w:rsidRDefault="00EC0997">
      <w:pPr>
        <w:pStyle w:val="a8"/>
        <w:ind w:left="840"/>
        <w:rPr>
          <w:rFonts w:ascii="黑体-简" w:eastAsia="黑体-简" w:hAnsi="黑体-简" w:cs="黑体-简"/>
          <w:bCs/>
        </w:rPr>
      </w:pPr>
    </w:p>
    <w:p w:rsidR="00EC0997" w:rsidRDefault="006117A3">
      <w:pPr>
        <w:pStyle w:val="3"/>
        <w:rPr>
          <w:rFonts w:ascii="黑体-简" w:eastAsia="黑体-简" w:hAnsi="黑体-简" w:cs="黑体-简"/>
        </w:rPr>
      </w:pPr>
      <w:bookmarkStart w:id="119" w:name="_Toc22642"/>
      <w:r>
        <w:rPr>
          <w:rFonts w:hint="eastAsia"/>
        </w:rPr>
        <w:t>4.</w:t>
      </w:r>
      <w:r>
        <w:t>2</w:t>
      </w:r>
      <w:r>
        <w:rPr>
          <w:rFonts w:hint="eastAsia"/>
        </w:rPr>
        <w:t xml:space="preserve">.6 </w:t>
      </w:r>
      <w:r>
        <w:t>编辑</w:t>
      </w:r>
      <w:r>
        <w:rPr>
          <w:rFonts w:hint="eastAsia"/>
        </w:rPr>
        <w:t>模块</w:t>
      </w:r>
      <w:bookmarkEnd w:id="119"/>
    </w:p>
    <w:p w:rsidR="00EC0997" w:rsidRDefault="006117A3">
      <w:pPr>
        <w:pStyle w:val="a8"/>
        <w:numPr>
          <w:ilvl w:val="0"/>
          <w:numId w:val="16"/>
        </w:numPr>
        <w:ind w:left="840"/>
        <w:rPr>
          <w:rFonts w:ascii="宋体" w:hAnsi="宋体" w:cs="宋体"/>
          <w:bCs/>
        </w:rPr>
      </w:pPr>
      <w:r>
        <w:rPr>
          <w:rFonts w:ascii="宋体" w:hAnsi="宋体" w:cs="宋体" w:hint="eastAsia"/>
          <w:bCs/>
        </w:rPr>
        <w:t>更换当前模版</w:t>
      </w:r>
    </w:p>
    <w:p w:rsidR="00EC0997" w:rsidRDefault="006117A3">
      <w:pPr>
        <w:pStyle w:val="a8"/>
        <w:spacing w:line="240" w:lineRule="auto"/>
        <w:jc w:val="center"/>
        <w:rPr>
          <w:rFonts w:ascii="宋体" w:hAnsi="宋体" w:cs="宋体"/>
          <w:bCs/>
        </w:rPr>
      </w:pPr>
      <w:r>
        <w:rPr>
          <w:rFonts w:ascii="宋体" w:hAnsi="宋体" w:cs="宋体" w:hint="eastAsia"/>
          <w:bCs/>
          <w:noProof/>
        </w:rPr>
        <w:drawing>
          <wp:inline distT="0" distB="0" distL="114300" distR="114300">
            <wp:extent cx="5577205" cy="3514090"/>
            <wp:effectExtent l="0" t="0" r="635" b="6350"/>
            <wp:docPr id="12" name="图片 12" descr="更换当前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更换当前模板时序图"/>
                    <pic:cNvPicPr>
                      <a:picLocks noChangeAspect="1"/>
                    </pic:cNvPicPr>
                  </pic:nvPicPr>
                  <pic:blipFill>
                    <a:blip r:embed="rId26"/>
                    <a:stretch>
                      <a:fillRect/>
                    </a:stretch>
                  </pic:blipFill>
                  <pic:spPr>
                    <a:xfrm>
                      <a:off x="0" y="0"/>
                      <a:ext cx="5577205" cy="351409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 xml:space="preserve">图4.7 </w:t>
      </w:r>
      <w:r>
        <w:rPr>
          <w:rFonts w:ascii="宋体" w:hAnsi="宋体" w:cs="宋体"/>
          <w:sz w:val="18"/>
          <w:szCs w:val="18"/>
        </w:rPr>
        <w:t>更换当前模版</w:t>
      </w:r>
      <w:r>
        <w:rPr>
          <w:rFonts w:ascii="宋体" w:hAnsi="宋体" w:cs="宋体" w:hint="eastAsia"/>
          <w:sz w:val="18"/>
          <w:szCs w:val="18"/>
        </w:rPr>
        <w:t>模块时序图</w:t>
      </w:r>
    </w:p>
    <w:p w:rsidR="00EC0997" w:rsidRDefault="00EC0997">
      <w:pPr>
        <w:jc w:val="center"/>
        <w:rPr>
          <w:rFonts w:ascii="宋体" w:hAnsi="宋体" w:cs="宋体"/>
          <w:sz w:val="18"/>
          <w:szCs w:val="18"/>
        </w:rPr>
      </w:pPr>
    </w:p>
    <w:p w:rsidR="00EC0997" w:rsidRDefault="006117A3">
      <w:pPr>
        <w:ind w:left="420" w:firstLine="420"/>
        <w:jc w:val="left"/>
        <w:rPr>
          <w:rFonts w:ascii="宋体" w:hAnsi="宋体" w:cs="宋体"/>
        </w:rPr>
      </w:pPr>
      <w:r>
        <w:rPr>
          <w:rFonts w:ascii="宋体" w:hAnsi="宋体" w:cs="宋体"/>
        </w:rPr>
        <w:t>更改当前模版的基本流程如下：</w:t>
      </w:r>
    </w:p>
    <w:p w:rsidR="00EC0997" w:rsidRDefault="006117A3">
      <w:pPr>
        <w:pStyle w:val="a8"/>
        <w:numPr>
          <w:ilvl w:val="0"/>
          <w:numId w:val="17"/>
        </w:numPr>
        <w:ind w:left="420" w:firstLine="420"/>
        <w:rPr>
          <w:rFonts w:ascii="宋体" w:hAnsi="宋体" w:cs="宋体"/>
          <w:bCs/>
        </w:rPr>
      </w:pPr>
      <w:r>
        <w:rPr>
          <w:rFonts w:ascii="宋体" w:hAnsi="宋体" w:cs="宋体"/>
          <w:bCs/>
        </w:rPr>
        <w:t>用户打开软件</w:t>
      </w:r>
    </w:p>
    <w:p w:rsidR="00EC0997" w:rsidRDefault="006117A3">
      <w:pPr>
        <w:pStyle w:val="a8"/>
        <w:numPr>
          <w:ilvl w:val="0"/>
          <w:numId w:val="17"/>
        </w:numPr>
        <w:ind w:left="420" w:firstLine="420"/>
        <w:rPr>
          <w:rFonts w:ascii="宋体" w:hAnsi="宋体" w:cs="宋体"/>
          <w:bCs/>
        </w:rPr>
      </w:pPr>
      <w:r>
        <w:rPr>
          <w:rFonts w:ascii="宋体" w:hAnsi="宋体" w:cs="宋体"/>
          <w:bCs/>
        </w:rPr>
        <w:t>用户在软件开始界面点击“相册排版”按钮</w:t>
      </w:r>
    </w:p>
    <w:p w:rsidR="00EC0997" w:rsidRDefault="006117A3">
      <w:pPr>
        <w:pStyle w:val="a8"/>
        <w:numPr>
          <w:ilvl w:val="0"/>
          <w:numId w:val="17"/>
        </w:numPr>
        <w:ind w:left="420" w:firstLine="420"/>
        <w:rPr>
          <w:rFonts w:ascii="宋体" w:hAnsi="宋体" w:cs="宋体"/>
          <w:bCs/>
        </w:rPr>
      </w:pPr>
      <w:r>
        <w:rPr>
          <w:rFonts w:ascii="宋体" w:hAnsi="宋体" w:cs="宋体" w:hint="eastAsia"/>
          <w:bCs/>
        </w:rPr>
        <w:t xml:space="preserve">软件跳转至相册排版界面                                                                                                                                                                                                                                                                                                                                                                                                                                                                                                                                                                                                                                                                                                                                                                                                                                                                                                                                                                                                                                                                                                                                                                                                                                                                                                                                                                                                                                                                                                                                                                                                                                                                                                                                                                                                                                                                                                                                                                                                                                                                                                                                                                                                                                                                                                                                                                                                                                                                                                                                                                                                                                                                                                                                                                                                                                                                                                                                                                                                                                                                                                                                                     </w:t>
      </w:r>
    </w:p>
    <w:p w:rsidR="00EC0997" w:rsidRDefault="006117A3">
      <w:pPr>
        <w:pStyle w:val="a8"/>
        <w:numPr>
          <w:ilvl w:val="0"/>
          <w:numId w:val="17"/>
        </w:numPr>
        <w:ind w:left="420" w:firstLine="420"/>
        <w:rPr>
          <w:rFonts w:ascii="宋体" w:hAnsi="宋体" w:cs="宋体"/>
          <w:bCs/>
        </w:rPr>
      </w:pPr>
      <w:r>
        <w:rPr>
          <w:rFonts w:ascii="宋体" w:hAnsi="宋体" w:cs="宋体"/>
          <w:bCs/>
        </w:rPr>
        <w:t>用户点击“编辑”按钮</w:t>
      </w:r>
    </w:p>
    <w:p w:rsidR="00EC0997" w:rsidRDefault="006117A3">
      <w:pPr>
        <w:pStyle w:val="a8"/>
        <w:numPr>
          <w:ilvl w:val="0"/>
          <w:numId w:val="17"/>
        </w:numPr>
        <w:ind w:left="420" w:firstLine="420"/>
        <w:rPr>
          <w:rFonts w:ascii="宋体" w:hAnsi="宋体" w:cs="宋体"/>
          <w:bCs/>
        </w:rPr>
      </w:pPr>
      <w:r>
        <w:rPr>
          <w:rFonts w:ascii="宋体" w:hAnsi="宋体" w:cs="宋体"/>
          <w:bCs/>
        </w:rPr>
        <w:t>用户选择“更换当前模版”</w:t>
      </w:r>
    </w:p>
    <w:p w:rsidR="00EC0997" w:rsidRDefault="006117A3">
      <w:pPr>
        <w:pStyle w:val="a8"/>
        <w:numPr>
          <w:ilvl w:val="0"/>
          <w:numId w:val="17"/>
        </w:numPr>
        <w:ind w:left="420" w:firstLine="420"/>
        <w:rPr>
          <w:rFonts w:ascii="宋体" w:hAnsi="宋体" w:cs="宋体"/>
          <w:bCs/>
        </w:rPr>
      </w:pPr>
      <w:r>
        <w:rPr>
          <w:rFonts w:ascii="宋体" w:hAnsi="宋体" w:cs="宋体"/>
          <w:bCs/>
        </w:rPr>
        <w:t>用户选择模版：单张、单张（转90度）、两张合并、两张合并（转90度）、四张合并、四张合并（转90度）</w:t>
      </w:r>
      <w:r>
        <w:rPr>
          <w:rFonts w:ascii="宋体" w:hAnsi="宋体" w:cs="宋体" w:hint="eastAsia"/>
          <w:bCs/>
        </w:rPr>
        <w:t>、八张合并、八张合并（转90度）</w:t>
      </w:r>
      <w:r>
        <w:rPr>
          <w:rFonts w:ascii="宋体" w:hAnsi="宋体" w:cs="宋体"/>
          <w:bCs/>
        </w:rPr>
        <w:t>。</w:t>
      </w:r>
    </w:p>
    <w:p w:rsidR="00EC0997" w:rsidRDefault="006117A3">
      <w:pPr>
        <w:pStyle w:val="a8"/>
        <w:numPr>
          <w:ilvl w:val="0"/>
          <w:numId w:val="17"/>
        </w:numPr>
        <w:ind w:left="420" w:firstLine="420"/>
        <w:rPr>
          <w:rFonts w:ascii="宋体" w:hAnsi="宋体" w:cs="宋体"/>
          <w:bCs/>
        </w:rPr>
      </w:pPr>
      <w:r>
        <w:rPr>
          <w:rFonts w:ascii="宋体" w:hAnsi="宋体" w:cs="宋体"/>
          <w:bCs/>
        </w:rPr>
        <w:t>软件将当前页面的模版改为用户所选模版</w:t>
      </w:r>
    </w:p>
    <w:p w:rsidR="00EC0997" w:rsidRDefault="00EC0997">
      <w:pPr>
        <w:pStyle w:val="a8"/>
        <w:rPr>
          <w:rFonts w:ascii="宋体" w:hAnsi="宋体" w:cs="宋体"/>
          <w:bCs/>
        </w:rPr>
      </w:pPr>
    </w:p>
    <w:p w:rsidR="00EC0997" w:rsidRDefault="006117A3">
      <w:pPr>
        <w:pStyle w:val="a8"/>
        <w:numPr>
          <w:ilvl w:val="0"/>
          <w:numId w:val="16"/>
        </w:numPr>
        <w:ind w:left="840"/>
        <w:rPr>
          <w:rFonts w:ascii="宋体" w:hAnsi="宋体" w:cs="宋体"/>
          <w:bCs/>
        </w:rPr>
      </w:pPr>
      <w:r>
        <w:rPr>
          <w:rFonts w:ascii="宋体" w:hAnsi="宋体" w:cs="宋体"/>
          <w:bCs/>
        </w:rPr>
        <w:t>加入</w:t>
      </w:r>
      <w:r>
        <w:rPr>
          <w:rFonts w:ascii="宋体" w:hAnsi="宋体" w:cs="宋体" w:hint="eastAsia"/>
          <w:bCs/>
        </w:rPr>
        <w:t>水印</w:t>
      </w:r>
    </w:p>
    <w:p w:rsidR="00EC0997" w:rsidRDefault="006117A3">
      <w:pPr>
        <w:pStyle w:val="a8"/>
        <w:spacing w:line="240" w:lineRule="auto"/>
        <w:jc w:val="center"/>
        <w:rPr>
          <w:rFonts w:ascii="宋体" w:hAnsi="宋体" w:cs="宋体"/>
          <w:bCs/>
        </w:rPr>
      </w:pPr>
      <w:r>
        <w:rPr>
          <w:rFonts w:ascii="宋体" w:hAnsi="宋体" w:cs="宋体" w:hint="eastAsia"/>
          <w:bCs/>
          <w:noProof/>
        </w:rPr>
        <w:drawing>
          <wp:inline distT="0" distB="0" distL="114300" distR="114300">
            <wp:extent cx="5577205" cy="3850005"/>
            <wp:effectExtent l="0" t="0" r="635" b="5715"/>
            <wp:docPr id="13" name="图片 13" descr="加入水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入水印时序图"/>
                    <pic:cNvPicPr>
                      <a:picLocks noChangeAspect="1"/>
                    </pic:cNvPicPr>
                  </pic:nvPicPr>
                  <pic:blipFill>
                    <a:blip r:embed="rId27"/>
                    <a:stretch>
                      <a:fillRect/>
                    </a:stretch>
                  </pic:blipFill>
                  <pic:spPr>
                    <a:xfrm>
                      <a:off x="0" y="0"/>
                      <a:ext cx="5577205" cy="3850005"/>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 xml:space="preserve">图4.8 </w:t>
      </w:r>
      <w:r>
        <w:rPr>
          <w:rFonts w:ascii="宋体" w:hAnsi="宋体" w:cs="宋体"/>
          <w:sz w:val="18"/>
          <w:szCs w:val="18"/>
        </w:rPr>
        <w:t>加入</w:t>
      </w:r>
      <w:r>
        <w:rPr>
          <w:rFonts w:ascii="宋体" w:hAnsi="宋体" w:cs="宋体" w:hint="eastAsia"/>
          <w:sz w:val="18"/>
          <w:szCs w:val="18"/>
        </w:rPr>
        <w:t>水印模块时序图</w:t>
      </w:r>
    </w:p>
    <w:p w:rsidR="00EC0997" w:rsidRDefault="00EC0997">
      <w:pPr>
        <w:jc w:val="center"/>
        <w:rPr>
          <w:rFonts w:ascii="宋体" w:hAnsi="宋体" w:cs="宋体"/>
          <w:sz w:val="18"/>
          <w:szCs w:val="18"/>
        </w:rPr>
      </w:pPr>
    </w:p>
    <w:p w:rsidR="00EC0997" w:rsidRDefault="006117A3">
      <w:pPr>
        <w:ind w:left="420" w:firstLine="420"/>
        <w:jc w:val="left"/>
        <w:rPr>
          <w:rFonts w:ascii="宋体" w:hAnsi="宋体" w:cs="宋体"/>
        </w:rPr>
      </w:pPr>
      <w:r>
        <w:rPr>
          <w:rFonts w:ascii="宋体" w:hAnsi="宋体" w:cs="宋体"/>
        </w:rPr>
        <w:t>加入</w:t>
      </w:r>
      <w:r>
        <w:rPr>
          <w:rFonts w:ascii="宋体" w:hAnsi="宋体" w:cs="宋体" w:hint="eastAsia"/>
        </w:rPr>
        <w:t>水印</w:t>
      </w:r>
      <w:r>
        <w:rPr>
          <w:rFonts w:ascii="宋体" w:hAnsi="宋体" w:cs="宋体"/>
        </w:rPr>
        <w:t>的基本流程如下：</w:t>
      </w:r>
    </w:p>
    <w:p w:rsidR="00EC0997" w:rsidRDefault="006117A3">
      <w:pPr>
        <w:pStyle w:val="a8"/>
        <w:numPr>
          <w:ilvl w:val="0"/>
          <w:numId w:val="18"/>
        </w:numPr>
        <w:ind w:left="420" w:firstLine="420"/>
        <w:rPr>
          <w:rFonts w:ascii="宋体" w:hAnsi="宋体" w:cs="宋体"/>
          <w:bCs/>
        </w:rPr>
      </w:pPr>
      <w:r>
        <w:rPr>
          <w:rFonts w:ascii="宋体" w:hAnsi="宋体" w:cs="宋体"/>
          <w:bCs/>
        </w:rPr>
        <w:t>用户打开软件</w:t>
      </w:r>
    </w:p>
    <w:p w:rsidR="00EC0997" w:rsidRDefault="006117A3">
      <w:pPr>
        <w:pStyle w:val="a8"/>
        <w:numPr>
          <w:ilvl w:val="0"/>
          <w:numId w:val="18"/>
        </w:numPr>
        <w:ind w:left="420" w:firstLine="420"/>
        <w:rPr>
          <w:rFonts w:ascii="宋体" w:hAnsi="宋体" w:cs="宋体"/>
          <w:bCs/>
        </w:rPr>
      </w:pPr>
      <w:r>
        <w:rPr>
          <w:rFonts w:ascii="宋体" w:hAnsi="宋体" w:cs="宋体"/>
          <w:bCs/>
        </w:rPr>
        <w:t>用户在软件开始界面点击“相册排版”按钮</w:t>
      </w:r>
    </w:p>
    <w:p w:rsidR="00EC0997" w:rsidRDefault="006117A3">
      <w:pPr>
        <w:pStyle w:val="a8"/>
        <w:numPr>
          <w:ilvl w:val="0"/>
          <w:numId w:val="18"/>
        </w:numPr>
        <w:ind w:left="420" w:firstLine="420"/>
        <w:rPr>
          <w:rFonts w:ascii="宋体" w:hAnsi="宋体" w:cs="宋体"/>
          <w:bCs/>
        </w:rPr>
      </w:pPr>
      <w:r>
        <w:rPr>
          <w:rFonts w:ascii="宋体" w:hAnsi="宋体" w:cs="宋体"/>
          <w:bCs/>
        </w:rPr>
        <w:t>软件跳转至相册排版界面</w:t>
      </w:r>
    </w:p>
    <w:p w:rsidR="00EC0997" w:rsidRDefault="006117A3">
      <w:pPr>
        <w:pStyle w:val="a8"/>
        <w:numPr>
          <w:ilvl w:val="0"/>
          <w:numId w:val="18"/>
        </w:numPr>
        <w:ind w:left="420" w:firstLine="420"/>
        <w:rPr>
          <w:rFonts w:ascii="宋体" w:hAnsi="宋体" w:cs="宋体"/>
          <w:bCs/>
        </w:rPr>
      </w:pPr>
      <w:r>
        <w:rPr>
          <w:rFonts w:ascii="宋体" w:hAnsi="宋体" w:cs="宋体"/>
          <w:bCs/>
        </w:rPr>
        <w:t>用户点击“编辑”按钮</w:t>
      </w:r>
    </w:p>
    <w:p w:rsidR="00EC0997" w:rsidRDefault="006117A3">
      <w:pPr>
        <w:pStyle w:val="a8"/>
        <w:numPr>
          <w:ilvl w:val="0"/>
          <w:numId w:val="18"/>
        </w:numPr>
        <w:ind w:left="420" w:firstLine="420"/>
        <w:rPr>
          <w:rFonts w:ascii="宋体" w:hAnsi="宋体" w:cs="宋体"/>
          <w:bCs/>
        </w:rPr>
      </w:pPr>
      <w:r>
        <w:rPr>
          <w:rFonts w:ascii="宋体" w:hAnsi="宋体" w:cs="宋体"/>
          <w:bCs/>
        </w:rPr>
        <w:t>用户选择“加入</w:t>
      </w:r>
      <w:r>
        <w:rPr>
          <w:rFonts w:ascii="宋体" w:hAnsi="宋体" w:cs="宋体" w:hint="eastAsia"/>
          <w:bCs/>
        </w:rPr>
        <w:t>水印</w:t>
      </w:r>
      <w:r>
        <w:rPr>
          <w:rFonts w:ascii="宋体" w:hAnsi="宋体" w:cs="宋体"/>
          <w:bCs/>
        </w:rPr>
        <w:t>”</w:t>
      </w:r>
    </w:p>
    <w:p w:rsidR="00EC0997" w:rsidRDefault="006117A3">
      <w:pPr>
        <w:pStyle w:val="a8"/>
        <w:numPr>
          <w:ilvl w:val="0"/>
          <w:numId w:val="18"/>
        </w:numPr>
        <w:ind w:left="420" w:firstLine="420"/>
        <w:rPr>
          <w:rFonts w:ascii="宋体" w:hAnsi="宋体" w:cs="宋体"/>
          <w:bCs/>
        </w:rPr>
      </w:pPr>
      <w:r>
        <w:rPr>
          <w:rFonts w:ascii="宋体" w:hAnsi="宋体" w:cs="宋体"/>
          <w:bCs/>
        </w:rPr>
        <w:t>用户编辑文字内容，选择字体、字号</w:t>
      </w:r>
      <w:r>
        <w:rPr>
          <w:rFonts w:ascii="宋体" w:hAnsi="宋体" w:cs="宋体" w:hint="eastAsia"/>
          <w:bCs/>
        </w:rPr>
        <w:t>、颜色</w:t>
      </w:r>
      <w:r>
        <w:rPr>
          <w:rFonts w:ascii="宋体" w:hAnsi="宋体" w:cs="宋体"/>
          <w:bCs/>
        </w:rPr>
        <w:t>以及文字位置</w:t>
      </w:r>
    </w:p>
    <w:p w:rsidR="00EC0997" w:rsidRDefault="006117A3">
      <w:pPr>
        <w:pStyle w:val="a8"/>
        <w:numPr>
          <w:ilvl w:val="0"/>
          <w:numId w:val="18"/>
        </w:numPr>
        <w:ind w:left="420" w:firstLine="420"/>
        <w:rPr>
          <w:rFonts w:ascii="宋体" w:hAnsi="宋体" w:cs="宋体"/>
          <w:bCs/>
        </w:rPr>
      </w:pPr>
      <w:r>
        <w:rPr>
          <w:rFonts w:ascii="宋体" w:hAnsi="宋体" w:cs="宋体"/>
          <w:bCs/>
        </w:rPr>
        <w:t>软件根据用户的输入以及设置，将文字绘制在图片上</w:t>
      </w:r>
    </w:p>
    <w:p w:rsidR="00EC0997" w:rsidRDefault="00EC0997">
      <w:pPr>
        <w:pStyle w:val="a8"/>
        <w:ind w:left="840"/>
        <w:rPr>
          <w:rFonts w:ascii="宋体" w:hAnsi="宋体" w:cs="宋体"/>
          <w:bCs/>
        </w:rPr>
      </w:pPr>
    </w:p>
    <w:p w:rsidR="00EC0997" w:rsidRDefault="006117A3">
      <w:pPr>
        <w:pStyle w:val="a8"/>
        <w:numPr>
          <w:ilvl w:val="0"/>
          <w:numId w:val="16"/>
        </w:numPr>
        <w:ind w:left="840"/>
        <w:rPr>
          <w:rFonts w:ascii="宋体" w:hAnsi="宋体" w:cs="宋体"/>
          <w:bCs/>
        </w:rPr>
      </w:pPr>
      <w:r>
        <w:rPr>
          <w:rFonts w:ascii="宋体" w:hAnsi="宋体" w:cs="宋体" w:hint="eastAsia"/>
          <w:bCs/>
        </w:rPr>
        <w:t>添加描述文字</w:t>
      </w:r>
    </w:p>
    <w:p w:rsidR="00EC0997" w:rsidRDefault="006117A3">
      <w:pPr>
        <w:pStyle w:val="a8"/>
        <w:spacing w:line="240" w:lineRule="auto"/>
        <w:rPr>
          <w:rFonts w:ascii="宋体" w:hAnsi="宋体" w:cs="宋体"/>
          <w:bCs/>
        </w:rPr>
      </w:pPr>
      <w:r>
        <w:rPr>
          <w:rFonts w:ascii="宋体" w:hAnsi="宋体" w:cs="宋体" w:hint="eastAsia"/>
          <w:bCs/>
          <w:noProof/>
        </w:rPr>
        <w:lastRenderedPageBreak/>
        <w:drawing>
          <wp:inline distT="0" distB="0" distL="114300" distR="114300">
            <wp:extent cx="5577205" cy="3850005"/>
            <wp:effectExtent l="0" t="0" r="635" b="5715"/>
            <wp:docPr id="15" name="图片 15" descr="添加文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添加文字时序图"/>
                    <pic:cNvPicPr>
                      <a:picLocks noChangeAspect="1"/>
                    </pic:cNvPicPr>
                  </pic:nvPicPr>
                  <pic:blipFill>
                    <a:blip r:embed="rId28"/>
                    <a:stretch>
                      <a:fillRect/>
                    </a:stretch>
                  </pic:blipFill>
                  <pic:spPr>
                    <a:xfrm>
                      <a:off x="0" y="0"/>
                      <a:ext cx="5577205" cy="3850005"/>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 xml:space="preserve">图4.9 </w:t>
      </w:r>
      <w:r>
        <w:rPr>
          <w:rFonts w:ascii="宋体" w:hAnsi="宋体" w:cs="宋体"/>
          <w:sz w:val="18"/>
          <w:szCs w:val="18"/>
        </w:rPr>
        <w:t>添加描述文字</w:t>
      </w:r>
      <w:r>
        <w:rPr>
          <w:rFonts w:ascii="宋体" w:hAnsi="宋体" w:cs="宋体" w:hint="eastAsia"/>
          <w:sz w:val="18"/>
          <w:szCs w:val="18"/>
        </w:rPr>
        <w:t>模块时序图</w:t>
      </w:r>
    </w:p>
    <w:p w:rsidR="00EC0997" w:rsidRDefault="00EC0997">
      <w:pPr>
        <w:jc w:val="center"/>
        <w:rPr>
          <w:rFonts w:ascii="宋体" w:hAnsi="宋体" w:cs="宋体"/>
          <w:sz w:val="18"/>
          <w:szCs w:val="18"/>
        </w:rPr>
      </w:pPr>
    </w:p>
    <w:p w:rsidR="00EC0997" w:rsidRDefault="006117A3">
      <w:pPr>
        <w:ind w:left="420" w:firstLine="420"/>
        <w:jc w:val="left"/>
        <w:rPr>
          <w:rFonts w:ascii="宋体" w:hAnsi="宋体" w:cs="宋体"/>
        </w:rPr>
      </w:pPr>
      <w:r>
        <w:rPr>
          <w:rFonts w:ascii="宋体" w:hAnsi="宋体" w:cs="宋体"/>
        </w:rPr>
        <w:t>添加描述文字的基本流程如下：</w:t>
      </w:r>
    </w:p>
    <w:p w:rsidR="00EC0997" w:rsidRDefault="006117A3">
      <w:pPr>
        <w:pStyle w:val="a8"/>
        <w:numPr>
          <w:ilvl w:val="0"/>
          <w:numId w:val="18"/>
        </w:numPr>
        <w:ind w:left="420" w:firstLine="420"/>
        <w:rPr>
          <w:rFonts w:ascii="宋体" w:hAnsi="宋体" w:cs="宋体"/>
          <w:bCs/>
        </w:rPr>
      </w:pPr>
      <w:r>
        <w:rPr>
          <w:rFonts w:ascii="宋体" w:hAnsi="宋体" w:cs="宋体"/>
          <w:bCs/>
        </w:rPr>
        <w:t>用户打开软件</w:t>
      </w:r>
    </w:p>
    <w:p w:rsidR="00EC0997" w:rsidRDefault="006117A3">
      <w:pPr>
        <w:pStyle w:val="a8"/>
        <w:numPr>
          <w:ilvl w:val="0"/>
          <w:numId w:val="18"/>
        </w:numPr>
        <w:ind w:left="420" w:firstLine="420"/>
        <w:rPr>
          <w:rFonts w:ascii="宋体" w:hAnsi="宋体" w:cs="宋体"/>
          <w:bCs/>
        </w:rPr>
      </w:pPr>
      <w:r>
        <w:rPr>
          <w:rFonts w:ascii="宋体" w:hAnsi="宋体" w:cs="宋体"/>
          <w:bCs/>
        </w:rPr>
        <w:t>用户在软件开始界面点击“相册排版”按钮</w:t>
      </w:r>
    </w:p>
    <w:p w:rsidR="00EC0997" w:rsidRDefault="006117A3">
      <w:pPr>
        <w:pStyle w:val="a8"/>
        <w:numPr>
          <w:ilvl w:val="0"/>
          <w:numId w:val="18"/>
        </w:numPr>
        <w:ind w:left="420" w:firstLine="420"/>
        <w:rPr>
          <w:rFonts w:ascii="宋体" w:hAnsi="宋体" w:cs="宋体"/>
          <w:bCs/>
        </w:rPr>
      </w:pPr>
      <w:r>
        <w:rPr>
          <w:rFonts w:ascii="宋体" w:hAnsi="宋体" w:cs="宋体"/>
          <w:bCs/>
        </w:rPr>
        <w:t>软件跳转至相册排版界面</w:t>
      </w:r>
    </w:p>
    <w:p w:rsidR="00EC0997" w:rsidRDefault="006117A3">
      <w:pPr>
        <w:pStyle w:val="a8"/>
        <w:numPr>
          <w:ilvl w:val="0"/>
          <w:numId w:val="18"/>
        </w:numPr>
        <w:ind w:left="420" w:firstLine="420"/>
        <w:rPr>
          <w:rFonts w:ascii="宋体" w:hAnsi="宋体" w:cs="宋体"/>
          <w:bCs/>
        </w:rPr>
      </w:pPr>
      <w:r>
        <w:rPr>
          <w:rFonts w:ascii="宋体" w:hAnsi="宋体" w:cs="宋体"/>
          <w:bCs/>
        </w:rPr>
        <w:t>用户点击“编辑”按钮</w:t>
      </w:r>
    </w:p>
    <w:p w:rsidR="00EC0997" w:rsidRDefault="006117A3">
      <w:pPr>
        <w:pStyle w:val="a8"/>
        <w:numPr>
          <w:ilvl w:val="0"/>
          <w:numId w:val="18"/>
        </w:numPr>
        <w:ind w:left="420" w:firstLine="420"/>
        <w:rPr>
          <w:rFonts w:ascii="宋体" w:hAnsi="宋体" w:cs="宋体"/>
          <w:bCs/>
        </w:rPr>
      </w:pPr>
      <w:r>
        <w:rPr>
          <w:rFonts w:ascii="宋体" w:hAnsi="宋体" w:cs="宋体"/>
          <w:bCs/>
        </w:rPr>
        <w:t>用户选择“添加描述文字”</w:t>
      </w:r>
    </w:p>
    <w:p w:rsidR="00EC0997" w:rsidRDefault="006117A3">
      <w:pPr>
        <w:pStyle w:val="a8"/>
        <w:numPr>
          <w:ilvl w:val="0"/>
          <w:numId w:val="18"/>
        </w:numPr>
        <w:ind w:left="420" w:firstLine="420"/>
        <w:rPr>
          <w:rFonts w:ascii="宋体" w:hAnsi="宋体" w:cs="宋体"/>
          <w:bCs/>
        </w:rPr>
      </w:pPr>
      <w:r>
        <w:rPr>
          <w:rFonts w:ascii="宋体" w:hAnsi="宋体" w:cs="宋体"/>
          <w:bCs/>
        </w:rPr>
        <w:t>用户编辑文字内容，选择字体、字号</w:t>
      </w:r>
      <w:r>
        <w:rPr>
          <w:rFonts w:ascii="宋体" w:hAnsi="宋体" w:cs="宋体" w:hint="eastAsia"/>
          <w:bCs/>
        </w:rPr>
        <w:t>、颜色</w:t>
      </w:r>
    </w:p>
    <w:p w:rsidR="00EC0997" w:rsidRDefault="006117A3">
      <w:pPr>
        <w:pStyle w:val="a8"/>
        <w:numPr>
          <w:ilvl w:val="0"/>
          <w:numId w:val="18"/>
        </w:numPr>
        <w:ind w:left="420" w:firstLine="420"/>
        <w:rPr>
          <w:rFonts w:ascii="宋体" w:hAnsi="宋体" w:cs="宋体"/>
          <w:bCs/>
        </w:rPr>
      </w:pPr>
      <w:r>
        <w:rPr>
          <w:rFonts w:ascii="宋体" w:hAnsi="宋体" w:cs="宋体"/>
          <w:bCs/>
        </w:rPr>
        <w:t>软件根据用户的输入以及设置，将文字绘制在图片上</w:t>
      </w:r>
    </w:p>
    <w:p w:rsidR="00EC0997" w:rsidRDefault="00EC0997">
      <w:pPr>
        <w:pStyle w:val="a8"/>
        <w:rPr>
          <w:rFonts w:ascii="宋体" w:hAnsi="宋体" w:cs="宋体"/>
          <w:bCs/>
        </w:rPr>
      </w:pPr>
    </w:p>
    <w:p w:rsidR="00EC0997" w:rsidRDefault="006117A3">
      <w:pPr>
        <w:pStyle w:val="a8"/>
        <w:numPr>
          <w:ilvl w:val="0"/>
          <w:numId w:val="16"/>
        </w:numPr>
        <w:ind w:left="840"/>
        <w:rPr>
          <w:rFonts w:ascii="宋体" w:hAnsi="宋体" w:cs="宋体"/>
          <w:bCs/>
        </w:rPr>
      </w:pPr>
      <w:r>
        <w:rPr>
          <w:rFonts w:ascii="宋体" w:hAnsi="宋体" w:cs="宋体"/>
          <w:bCs/>
        </w:rPr>
        <w:t>调整图片</w:t>
      </w:r>
    </w:p>
    <w:p w:rsidR="00EC0997" w:rsidRDefault="006117A3">
      <w:pPr>
        <w:jc w:val="center"/>
        <w:rPr>
          <w:rFonts w:ascii="宋体" w:hAnsi="宋体" w:cs="宋体"/>
          <w:sz w:val="18"/>
          <w:szCs w:val="18"/>
        </w:rPr>
      </w:pPr>
      <w:r>
        <w:rPr>
          <w:rFonts w:ascii="宋体" w:hAnsi="宋体" w:cs="宋体" w:hint="eastAsia"/>
          <w:noProof/>
          <w:sz w:val="18"/>
          <w:szCs w:val="18"/>
        </w:rPr>
        <w:lastRenderedPageBreak/>
        <w:drawing>
          <wp:inline distT="0" distB="0" distL="114300" distR="114300">
            <wp:extent cx="5577205" cy="4173855"/>
            <wp:effectExtent l="0" t="0" r="635" b="1905"/>
            <wp:docPr id="16" name="图片 16"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打开图片时序图"/>
                    <pic:cNvPicPr>
                      <a:picLocks noChangeAspect="1"/>
                    </pic:cNvPicPr>
                  </pic:nvPicPr>
                  <pic:blipFill>
                    <a:blip r:embed="rId22"/>
                    <a:stretch>
                      <a:fillRect/>
                    </a:stretch>
                  </pic:blipFill>
                  <pic:spPr>
                    <a:xfrm>
                      <a:off x="0" y="0"/>
                      <a:ext cx="5577205" cy="4173855"/>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 xml:space="preserve">图4.10 </w:t>
      </w:r>
      <w:r>
        <w:rPr>
          <w:rFonts w:ascii="宋体" w:hAnsi="宋体" w:cs="宋体"/>
          <w:sz w:val="18"/>
          <w:szCs w:val="18"/>
        </w:rPr>
        <w:t>调整图片</w:t>
      </w:r>
      <w:r>
        <w:rPr>
          <w:rFonts w:ascii="宋体" w:hAnsi="宋体" w:cs="宋体" w:hint="eastAsia"/>
          <w:sz w:val="18"/>
          <w:szCs w:val="18"/>
        </w:rPr>
        <w:t>模块时序图</w:t>
      </w:r>
    </w:p>
    <w:p w:rsidR="00EC0997" w:rsidRDefault="00EC0997">
      <w:pPr>
        <w:jc w:val="center"/>
        <w:rPr>
          <w:rFonts w:ascii="宋体" w:hAnsi="宋体" w:cs="宋体"/>
          <w:sz w:val="18"/>
          <w:szCs w:val="18"/>
        </w:rPr>
      </w:pPr>
    </w:p>
    <w:p w:rsidR="00EC0997" w:rsidRDefault="006117A3">
      <w:pPr>
        <w:ind w:left="420" w:firstLine="420"/>
        <w:jc w:val="left"/>
        <w:rPr>
          <w:rFonts w:ascii="宋体" w:hAnsi="宋体" w:cs="宋体"/>
        </w:rPr>
      </w:pPr>
      <w:r>
        <w:rPr>
          <w:rFonts w:ascii="宋体" w:hAnsi="宋体" w:cs="宋体"/>
        </w:rPr>
        <w:t>调整图片的基本流程如下：</w:t>
      </w:r>
    </w:p>
    <w:p w:rsidR="00EC0997" w:rsidRDefault="006117A3">
      <w:pPr>
        <w:pStyle w:val="a8"/>
        <w:numPr>
          <w:ilvl w:val="0"/>
          <w:numId w:val="19"/>
        </w:numPr>
        <w:ind w:left="420" w:firstLine="420"/>
        <w:rPr>
          <w:rFonts w:ascii="宋体" w:hAnsi="宋体" w:cs="宋体"/>
          <w:bCs/>
        </w:rPr>
      </w:pPr>
      <w:r>
        <w:rPr>
          <w:rFonts w:ascii="宋体" w:hAnsi="宋体" w:cs="宋体"/>
          <w:bCs/>
        </w:rPr>
        <w:t>用户打开软件</w:t>
      </w:r>
    </w:p>
    <w:p w:rsidR="00EC0997" w:rsidRDefault="006117A3">
      <w:pPr>
        <w:pStyle w:val="a8"/>
        <w:numPr>
          <w:ilvl w:val="0"/>
          <w:numId w:val="19"/>
        </w:numPr>
        <w:ind w:left="420" w:firstLine="420"/>
        <w:rPr>
          <w:rFonts w:ascii="宋体" w:hAnsi="宋体" w:cs="宋体"/>
          <w:bCs/>
        </w:rPr>
      </w:pPr>
      <w:r>
        <w:rPr>
          <w:rFonts w:ascii="宋体" w:hAnsi="宋体" w:cs="宋体"/>
          <w:bCs/>
        </w:rPr>
        <w:t>用户在软件开始界面点击“相册排版”按钮</w:t>
      </w:r>
    </w:p>
    <w:p w:rsidR="00EC0997" w:rsidRDefault="006117A3">
      <w:pPr>
        <w:pStyle w:val="a8"/>
        <w:numPr>
          <w:ilvl w:val="0"/>
          <w:numId w:val="19"/>
        </w:numPr>
        <w:ind w:left="420" w:firstLine="420"/>
        <w:rPr>
          <w:rFonts w:ascii="宋体" w:hAnsi="宋体" w:cs="宋体"/>
          <w:bCs/>
        </w:rPr>
      </w:pPr>
      <w:r>
        <w:rPr>
          <w:rFonts w:ascii="宋体" w:hAnsi="宋体" w:cs="宋体"/>
          <w:bCs/>
        </w:rPr>
        <w:t>软件跳转至相册排版界面</w:t>
      </w:r>
    </w:p>
    <w:p w:rsidR="00EC0997" w:rsidRDefault="006117A3">
      <w:pPr>
        <w:pStyle w:val="a8"/>
        <w:numPr>
          <w:ilvl w:val="0"/>
          <w:numId w:val="19"/>
        </w:numPr>
        <w:ind w:left="420" w:firstLine="420"/>
        <w:rPr>
          <w:rFonts w:ascii="宋体" w:hAnsi="宋体" w:cs="宋体"/>
          <w:bCs/>
        </w:rPr>
      </w:pPr>
      <w:r>
        <w:rPr>
          <w:rFonts w:ascii="宋体" w:hAnsi="宋体" w:cs="宋体"/>
          <w:bCs/>
        </w:rPr>
        <w:t>用户点击“编辑”按钮</w:t>
      </w:r>
    </w:p>
    <w:p w:rsidR="00EC0997" w:rsidRDefault="006117A3">
      <w:pPr>
        <w:pStyle w:val="a8"/>
        <w:numPr>
          <w:ilvl w:val="0"/>
          <w:numId w:val="19"/>
        </w:numPr>
        <w:ind w:left="420" w:firstLine="420"/>
        <w:rPr>
          <w:rFonts w:ascii="宋体" w:hAnsi="宋体" w:cs="宋体"/>
          <w:bCs/>
        </w:rPr>
      </w:pPr>
      <w:r>
        <w:rPr>
          <w:rFonts w:ascii="宋体" w:hAnsi="宋体" w:cs="宋体"/>
          <w:bCs/>
        </w:rPr>
        <w:t>用户选择“调整图片”</w:t>
      </w:r>
    </w:p>
    <w:p w:rsidR="00EC0997" w:rsidRDefault="006117A3">
      <w:pPr>
        <w:pStyle w:val="a8"/>
        <w:numPr>
          <w:ilvl w:val="0"/>
          <w:numId w:val="19"/>
        </w:numPr>
        <w:ind w:left="420" w:firstLine="420"/>
        <w:rPr>
          <w:rFonts w:ascii="宋体" w:hAnsi="宋体" w:cs="宋体"/>
          <w:bCs/>
        </w:rPr>
      </w:pPr>
      <w:r>
        <w:rPr>
          <w:rFonts w:ascii="宋体" w:hAnsi="宋体" w:cs="宋体"/>
          <w:bCs/>
        </w:rPr>
        <w:t>用户选择要调整的图片</w:t>
      </w:r>
    </w:p>
    <w:p w:rsidR="00EC0997" w:rsidRDefault="006117A3">
      <w:pPr>
        <w:pStyle w:val="a8"/>
        <w:numPr>
          <w:ilvl w:val="0"/>
          <w:numId w:val="19"/>
        </w:numPr>
        <w:ind w:left="420" w:firstLine="420"/>
        <w:rPr>
          <w:rFonts w:ascii="宋体" w:hAnsi="宋体" w:cs="宋体"/>
          <w:bCs/>
        </w:rPr>
      </w:pPr>
      <w:r>
        <w:rPr>
          <w:rFonts w:ascii="宋体" w:hAnsi="宋体" w:cs="宋体"/>
          <w:bCs/>
        </w:rPr>
        <w:t>用户点击“放大”／“缩小”按钮</w:t>
      </w:r>
    </w:p>
    <w:p w:rsidR="00EC0997" w:rsidRDefault="006117A3">
      <w:pPr>
        <w:pStyle w:val="a8"/>
        <w:numPr>
          <w:ilvl w:val="0"/>
          <w:numId w:val="19"/>
        </w:numPr>
        <w:ind w:left="420" w:firstLine="420"/>
        <w:rPr>
          <w:rFonts w:ascii="宋体" w:hAnsi="宋体" w:cs="宋体"/>
          <w:bCs/>
        </w:rPr>
      </w:pPr>
      <w:r>
        <w:rPr>
          <w:rFonts w:ascii="宋体" w:hAnsi="宋体" w:cs="宋体"/>
          <w:bCs/>
        </w:rPr>
        <w:t>软件对图片大小进行相应调整</w:t>
      </w:r>
    </w:p>
    <w:p w:rsidR="00EC0997" w:rsidRDefault="006117A3">
      <w:pPr>
        <w:pStyle w:val="a8"/>
        <w:numPr>
          <w:ilvl w:val="0"/>
          <w:numId w:val="19"/>
        </w:numPr>
        <w:ind w:left="420" w:firstLine="420"/>
        <w:rPr>
          <w:rFonts w:ascii="宋体" w:hAnsi="宋体" w:cs="宋体"/>
          <w:bCs/>
        </w:rPr>
      </w:pPr>
      <w:r>
        <w:rPr>
          <w:rFonts w:ascii="宋体" w:hAnsi="宋体" w:cs="宋体" w:hint="eastAsia"/>
          <w:bCs/>
        </w:rPr>
        <w:t>用户点击“旋转”按钮</w:t>
      </w:r>
    </w:p>
    <w:p w:rsidR="00EC0997" w:rsidRDefault="006117A3">
      <w:pPr>
        <w:pStyle w:val="a8"/>
        <w:numPr>
          <w:ilvl w:val="0"/>
          <w:numId w:val="19"/>
        </w:numPr>
        <w:ind w:left="420" w:firstLine="420"/>
        <w:rPr>
          <w:rFonts w:ascii="宋体" w:hAnsi="宋体" w:cs="宋体"/>
          <w:bCs/>
        </w:rPr>
      </w:pPr>
      <w:r>
        <w:rPr>
          <w:rFonts w:ascii="宋体" w:hAnsi="宋体" w:cs="宋体" w:hint="eastAsia"/>
          <w:bCs/>
        </w:rPr>
        <w:t>软件对图片方向进行相应调整</w:t>
      </w:r>
    </w:p>
    <w:p w:rsidR="00EC0997" w:rsidRDefault="006117A3">
      <w:pPr>
        <w:pStyle w:val="a8"/>
        <w:numPr>
          <w:ilvl w:val="0"/>
          <w:numId w:val="19"/>
        </w:numPr>
        <w:ind w:left="420" w:firstLine="420"/>
        <w:rPr>
          <w:rFonts w:ascii="宋体" w:hAnsi="宋体" w:cs="宋体"/>
          <w:bCs/>
        </w:rPr>
      </w:pPr>
      <w:r>
        <w:rPr>
          <w:rFonts w:ascii="宋体" w:hAnsi="宋体" w:cs="宋体" w:hint="eastAsia"/>
          <w:bCs/>
        </w:rPr>
        <w:t>用户点击“更换图片”按钮</w:t>
      </w:r>
    </w:p>
    <w:p w:rsidR="00EC0997" w:rsidRDefault="006117A3">
      <w:pPr>
        <w:pStyle w:val="a8"/>
        <w:numPr>
          <w:ilvl w:val="0"/>
          <w:numId w:val="19"/>
        </w:numPr>
        <w:ind w:left="420" w:firstLine="420"/>
        <w:rPr>
          <w:rFonts w:ascii="宋体" w:hAnsi="宋体" w:cs="宋体"/>
          <w:bCs/>
        </w:rPr>
      </w:pPr>
      <w:r>
        <w:rPr>
          <w:rFonts w:ascii="宋体" w:hAnsi="宋体" w:cs="宋体" w:hint="eastAsia"/>
          <w:bCs/>
        </w:rPr>
        <w:t>软件对相应位置的图片进行更换，重新排版</w:t>
      </w:r>
    </w:p>
    <w:p w:rsidR="00EC0997" w:rsidRDefault="00EC0997">
      <w:pPr>
        <w:pStyle w:val="a8"/>
        <w:rPr>
          <w:rFonts w:ascii="宋体" w:hAnsi="宋体" w:cs="宋体"/>
          <w:bCs/>
        </w:rPr>
      </w:pPr>
    </w:p>
    <w:p w:rsidR="00EC0997" w:rsidRDefault="006117A3">
      <w:pPr>
        <w:pStyle w:val="a8"/>
        <w:numPr>
          <w:ilvl w:val="0"/>
          <w:numId w:val="16"/>
        </w:numPr>
        <w:ind w:left="840"/>
        <w:rPr>
          <w:rFonts w:ascii="宋体" w:hAnsi="宋体" w:cs="宋体"/>
          <w:bCs/>
        </w:rPr>
      </w:pPr>
      <w:r>
        <w:rPr>
          <w:rFonts w:ascii="宋体" w:hAnsi="宋体" w:cs="宋体"/>
          <w:bCs/>
        </w:rPr>
        <w:t>更改</w:t>
      </w:r>
      <w:r>
        <w:rPr>
          <w:rFonts w:ascii="宋体" w:hAnsi="宋体" w:cs="宋体" w:hint="eastAsia"/>
          <w:bCs/>
        </w:rPr>
        <w:t>单页</w:t>
      </w:r>
      <w:r>
        <w:rPr>
          <w:rFonts w:ascii="宋体" w:hAnsi="宋体" w:cs="宋体"/>
          <w:bCs/>
        </w:rPr>
        <w:t>图片</w:t>
      </w:r>
    </w:p>
    <w:p w:rsidR="00EC0997" w:rsidRDefault="006117A3">
      <w:pPr>
        <w:jc w:val="center"/>
        <w:rPr>
          <w:rFonts w:ascii="宋体" w:hAnsi="宋体" w:cs="宋体"/>
          <w:sz w:val="18"/>
          <w:szCs w:val="18"/>
        </w:rPr>
      </w:pPr>
      <w:r>
        <w:rPr>
          <w:rFonts w:ascii="宋体" w:hAnsi="宋体" w:cs="宋体" w:hint="eastAsia"/>
          <w:noProof/>
          <w:sz w:val="18"/>
          <w:szCs w:val="18"/>
        </w:rPr>
        <w:lastRenderedPageBreak/>
        <w:drawing>
          <wp:inline distT="0" distB="0" distL="114300" distR="114300">
            <wp:extent cx="5580380" cy="4454525"/>
            <wp:effectExtent l="0" t="0" r="12700" b="10795"/>
            <wp:docPr id="17" name="图片 17" descr="更改单页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更改单页图片时序图"/>
                    <pic:cNvPicPr>
                      <a:picLocks noChangeAspect="1"/>
                    </pic:cNvPicPr>
                  </pic:nvPicPr>
                  <pic:blipFill>
                    <a:blip r:embed="rId29"/>
                    <a:stretch>
                      <a:fillRect/>
                    </a:stretch>
                  </pic:blipFill>
                  <pic:spPr>
                    <a:xfrm>
                      <a:off x="0" y="0"/>
                      <a:ext cx="5580380" cy="4454525"/>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 xml:space="preserve">图4.11 </w:t>
      </w:r>
      <w:r>
        <w:rPr>
          <w:rFonts w:ascii="宋体" w:hAnsi="宋体" w:cs="宋体"/>
          <w:sz w:val="18"/>
          <w:szCs w:val="18"/>
        </w:rPr>
        <w:t>更改单页图片</w:t>
      </w:r>
      <w:r>
        <w:rPr>
          <w:rFonts w:ascii="宋体" w:hAnsi="宋体" w:cs="宋体" w:hint="eastAsia"/>
          <w:sz w:val="18"/>
          <w:szCs w:val="18"/>
        </w:rPr>
        <w:t>模块时序图</w:t>
      </w:r>
    </w:p>
    <w:p w:rsidR="00EC0997" w:rsidRDefault="00EC0997">
      <w:pPr>
        <w:jc w:val="center"/>
        <w:rPr>
          <w:rFonts w:ascii="宋体" w:hAnsi="宋体" w:cs="宋体"/>
          <w:sz w:val="18"/>
          <w:szCs w:val="18"/>
        </w:rPr>
      </w:pPr>
    </w:p>
    <w:p w:rsidR="00EC0997" w:rsidRDefault="006117A3">
      <w:pPr>
        <w:ind w:left="420" w:firstLine="420"/>
        <w:jc w:val="left"/>
        <w:rPr>
          <w:rFonts w:ascii="宋体" w:hAnsi="宋体" w:cs="宋体"/>
        </w:rPr>
      </w:pPr>
      <w:r>
        <w:rPr>
          <w:rFonts w:ascii="宋体" w:hAnsi="宋体" w:cs="宋体"/>
        </w:rPr>
        <w:t>更改</w:t>
      </w:r>
      <w:r>
        <w:rPr>
          <w:rFonts w:ascii="宋体" w:hAnsi="宋体" w:cs="宋体" w:hint="eastAsia"/>
        </w:rPr>
        <w:t>单页</w:t>
      </w:r>
      <w:r>
        <w:rPr>
          <w:rFonts w:ascii="宋体" w:hAnsi="宋体" w:cs="宋体"/>
        </w:rPr>
        <w:t>图片的基本流程如下：</w:t>
      </w:r>
    </w:p>
    <w:p w:rsidR="00EC0997" w:rsidRDefault="006117A3">
      <w:pPr>
        <w:pStyle w:val="a8"/>
        <w:numPr>
          <w:ilvl w:val="0"/>
          <w:numId w:val="20"/>
        </w:numPr>
        <w:ind w:left="420" w:firstLine="420"/>
        <w:rPr>
          <w:rFonts w:ascii="宋体" w:hAnsi="宋体" w:cs="宋体"/>
          <w:bCs/>
        </w:rPr>
      </w:pPr>
      <w:r>
        <w:rPr>
          <w:rFonts w:ascii="宋体" w:hAnsi="宋体" w:cs="宋体"/>
          <w:bCs/>
        </w:rPr>
        <w:t>用户打开软件</w:t>
      </w:r>
    </w:p>
    <w:p w:rsidR="00EC0997" w:rsidRDefault="006117A3">
      <w:pPr>
        <w:pStyle w:val="a8"/>
        <w:numPr>
          <w:ilvl w:val="0"/>
          <w:numId w:val="20"/>
        </w:numPr>
        <w:ind w:left="420" w:firstLine="420"/>
        <w:rPr>
          <w:rFonts w:ascii="宋体" w:hAnsi="宋体" w:cs="宋体"/>
          <w:bCs/>
        </w:rPr>
      </w:pPr>
      <w:r>
        <w:rPr>
          <w:rFonts w:ascii="宋体" w:hAnsi="宋体" w:cs="宋体"/>
          <w:bCs/>
        </w:rPr>
        <w:t>用户在软件开始界面点击“相册排版”按钮</w:t>
      </w:r>
    </w:p>
    <w:p w:rsidR="00EC0997" w:rsidRDefault="006117A3">
      <w:pPr>
        <w:pStyle w:val="a8"/>
        <w:numPr>
          <w:ilvl w:val="0"/>
          <w:numId w:val="20"/>
        </w:numPr>
        <w:ind w:left="420" w:firstLine="420"/>
        <w:rPr>
          <w:rFonts w:ascii="宋体" w:hAnsi="宋体" w:cs="宋体"/>
          <w:bCs/>
        </w:rPr>
      </w:pPr>
      <w:r>
        <w:rPr>
          <w:rFonts w:ascii="宋体" w:hAnsi="宋体" w:cs="宋体"/>
          <w:bCs/>
        </w:rPr>
        <w:t>软件跳转至相册排版界面</w:t>
      </w:r>
    </w:p>
    <w:p w:rsidR="00EC0997" w:rsidRDefault="006117A3">
      <w:pPr>
        <w:pStyle w:val="a8"/>
        <w:numPr>
          <w:ilvl w:val="0"/>
          <w:numId w:val="20"/>
        </w:numPr>
        <w:ind w:left="420" w:firstLine="420"/>
        <w:rPr>
          <w:rFonts w:ascii="宋体" w:hAnsi="宋体" w:cs="宋体"/>
          <w:bCs/>
        </w:rPr>
      </w:pPr>
      <w:r>
        <w:rPr>
          <w:rFonts w:ascii="宋体" w:hAnsi="宋体" w:cs="宋体"/>
          <w:bCs/>
        </w:rPr>
        <w:t>用户点击“编辑”按钮</w:t>
      </w:r>
    </w:p>
    <w:p w:rsidR="00EC0997" w:rsidRDefault="006117A3">
      <w:pPr>
        <w:pStyle w:val="a8"/>
        <w:numPr>
          <w:ilvl w:val="0"/>
          <w:numId w:val="20"/>
        </w:numPr>
        <w:ind w:left="420" w:firstLine="420"/>
        <w:rPr>
          <w:rFonts w:ascii="宋体" w:hAnsi="宋体" w:cs="宋体"/>
          <w:bCs/>
        </w:rPr>
      </w:pPr>
      <w:r>
        <w:rPr>
          <w:rFonts w:ascii="宋体" w:hAnsi="宋体" w:cs="宋体"/>
          <w:bCs/>
        </w:rPr>
        <w:t>用户选择“更改单页图片”</w:t>
      </w:r>
    </w:p>
    <w:p w:rsidR="00EC0997" w:rsidRDefault="006117A3">
      <w:pPr>
        <w:pStyle w:val="a8"/>
        <w:numPr>
          <w:ilvl w:val="0"/>
          <w:numId w:val="20"/>
        </w:numPr>
        <w:ind w:left="420" w:firstLine="420"/>
        <w:rPr>
          <w:rFonts w:ascii="宋体" w:hAnsi="宋体" w:cs="宋体"/>
          <w:bCs/>
        </w:rPr>
      </w:pPr>
      <w:r>
        <w:rPr>
          <w:rFonts w:ascii="宋体" w:hAnsi="宋体" w:cs="宋体"/>
          <w:bCs/>
        </w:rPr>
        <w:t>用户选择进行更换的</w:t>
      </w:r>
      <w:r>
        <w:rPr>
          <w:rFonts w:ascii="宋体" w:hAnsi="宋体" w:cs="宋体" w:hint="eastAsia"/>
          <w:bCs/>
        </w:rPr>
        <w:t>目标</w:t>
      </w:r>
      <w:r>
        <w:rPr>
          <w:rFonts w:ascii="宋体" w:hAnsi="宋体" w:cs="宋体"/>
          <w:bCs/>
        </w:rPr>
        <w:t>图片</w:t>
      </w:r>
    </w:p>
    <w:p w:rsidR="00EC0997" w:rsidRDefault="006117A3">
      <w:pPr>
        <w:pStyle w:val="a8"/>
        <w:numPr>
          <w:ilvl w:val="0"/>
          <w:numId w:val="20"/>
        </w:numPr>
        <w:ind w:left="420" w:firstLine="420"/>
        <w:rPr>
          <w:rFonts w:ascii="宋体" w:hAnsi="宋体" w:cs="宋体"/>
          <w:bCs/>
        </w:rPr>
      </w:pPr>
      <w:r>
        <w:rPr>
          <w:rFonts w:ascii="宋体" w:hAnsi="宋体" w:cs="宋体"/>
          <w:bCs/>
        </w:rPr>
        <w:t>软件对</w:t>
      </w:r>
      <w:r>
        <w:rPr>
          <w:rFonts w:ascii="宋体" w:hAnsi="宋体" w:cs="宋体" w:hint="eastAsia"/>
          <w:bCs/>
        </w:rPr>
        <w:t>单页的</w:t>
      </w:r>
      <w:r>
        <w:rPr>
          <w:rFonts w:ascii="宋体" w:hAnsi="宋体" w:cs="宋体"/>
          <w:bCs/>
        </w:rPr>
        <w:t>图片进行相应更换</w:t>
      </w:r>
      <w:r>
        <w:rPr>
          <w:rFonts w:ascii="宋体" w:hAnsi="宋体" w:cs="宋体" w:hint="eastAsia"/>
          <w:bCs/>
        </w:rPr>
        <w:t>，排版</w:t>
      </w:r>
    </w:p>
    <w:p w:rsidR="00EC0997" w:rsidRDefault="00EC0997">
      <w:pPr>
        <w:pStyle w:val="a8"/>
        <w:rPr>
          <w:rFonts w:ascii="宋体" w:hAnsi="宋体" w:cs="宋体"/>
          <w:bCs/>
        </w:rPr>
      </w:pPr>
    </w:p>
    <w:p w:rsidR="00EC0997" w:rsidRDefault="006117A3">
      <w:pPr>
        <w:pStyle w:val="3"/>
      </w:pPr>
      <w:bookmarkStart w:id="120" w:name="_Toc1695"/>
      <w:r>
        <w:rPr>
          <w:rFonts w:hint="eastAsia"/>
        </w:rPr>
        <w:lastRenderedPageBreak/>
        <w:t>4.</w:t>
      </w:r>
      <w:r>
        <w:t>2</w:t>
      </w:r>
      <w:r>
        <w:rPr>
          <w:rFonts w:hint="eastAsia"/>
        </w:rPr>
        <w:t xml:space="preserve">.7 </w:t>
      </w:r>
      <w:r>
        <w:t>导出相册</w:t>
      </w:r>
      <w:r>
        <w:rPr>
          <w:rFonts w:hint="eastAsia"/>
        </w:rPr>
        <w:t>模块</w:t>
      </w:r>
      <w:bookmarkEnd w:id="120"/>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5577205" cy="4029710"/>
            <wp:effectExtent l="0" t="0" r="635" b="8890"/>
            <wp:docPr id="18" name="图片 18" descr="导出相册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导出相册时序图"/>
                    <pic:cNvPicPr>
                      <a:picLocks noChangeAspect="1"/>
                    </pic:cNvPicPr>
                  </pic:nvPicPr>
                  <pic:blipFill>
                    <a:blip r:embed="rId30"/>
                    <a:stretch>
                      <a:fillRect/>
                    </a:stretch>
                  </pic:blipFill>
                  <pic:spPr>
                    <a:xfrm>
                      <a:off x="0" y="0"/>
                      <a:ext cx="5577205" cy="4029710"/>
                    </a:xfrm>
                    <a:prstGeom prst="rect">
                      <a:avLst/>
                    </a:prstGeom>
                  </pic:spPr>
                </pic:pic>
              </a:graphicData>
            </a:graphic>
          </wp:inline>
        </w:drawing>
      </w:r>
    </w:p>
    <w:p w:rsidR="00EC0997" w:rsidRDefault="006117A3">
      <w:pPr>
        <w:jc w:val="center"/>
      </w:pPr>
      <w:r>
        <w:rPr>
          <w:rFonts w:ascii="宋体" w:hAnsi="宋体" w:cs="宋体" w:hint="eastAsia"/>
          <w:sz w:val="18"/>
          <w:szCs w:val="18"/>
        </w:rPr>
        <w:t>图4.</w:t>
      </w:r>
      <w:r>
        <w:rPr>
          <w:rFonts w:ascii="宋体" w:hAnsi="宋体" w:cs="宋体"/>
          <w:sz w:val="18"/>
          <w:szCs w:val="18"/>
        </w:rPr>
        <w:t>1</w:t>
      </w:r>
      <w:r>
        <w:rPr>
          <w:rFonts w:ascii="宋体" w:hAnsi="宋体" w:cs="宋体" w:hint="eastAsia"/>
          <w:sz w:val="18"/>
          <w:szCs w:val="18"/>
        </w:rPr>
        <w:t xml:space="preserve">2 </w:t>
      </w:r>
      <w:r>
        <w:rPr>
          <w:rFonts w:ascii="宋体" w:hAnsi="宋体" w:cs="宋体"/>
          <w:sz w:val="18"/>
          <w:szCs w:val="18"/>
        </w:rPr>
        <w:t>导出相册</w:t>
      </w:r>
      <w:r>
        <w:rPr>
          <w:rFonts w:ascii="宋体" w:hAnsi="宋体" w:cs="宋体" w:hint="eastAsia"/>
          <w:sz w:val="18"/>
          <w:szCs w:val="18"/>
        </w:rPr>
        <w:t>模块时序图</w:t>
      </w:r>
    </w:p>
    <w:p w:rsidR="00EC0997" w:rsidRDefault="00EC0997"/>
    <w:p w:rsidR="00EC0997" w:rsidRDefault="006117A3">
      <w:pPr>
        <w:ind w:left="420" w:firstLine="420"/>
        <w:jc w:val="left"/>
        <w:rPr>
          <w:rFonts w:ascii="宋体" w:hAnsi="宋体" w:cs="宋体"/>
        </w:rPr>
      </w:pPr>
      <w:r>
        <w:rPr>
          <w:rFonts w:ascii="宋体" w:hAnsi="宋体" w:cs="宋体"/>
        </w:rPr>
        <w:t>导出相册的基本流程如下：</w:t>
      </w:r>
    </w:p>
    <w:p w:rsidR="00EC0997" w:rsidRDefault="006117A3">
      <w:pPr>
        <w:pStyle w:val="a8"/>
        <w:numPr>
          <w:ilvl w:val="0"/>
          <w:numId w:val="21"/>
        </w:numPr>
        <w:ind w:left="420" w:firstLine="420"/>
        <w:rPr>
          <w:rFonts w:ascii="宋体" w:hAnsi="宋体" w:cs="宋体"/>
          <w:bCs/>
        </w:rPr>
      </w:pPr>
      <w:r>
        <w:rPr>
          <w:rFonts w:ascii="宋体" w:hAnsi="宋体" w:cs="宋体"/>
          <w:bCs/>
        </w:rPr>
        <w:t>用户打开软件</w:t>
      </w:r>
    </w:p>
    <w:p w:rsidR="00EC0997" w:rsidRDefault="006117A3">
      <w:pPr>
        <w:pStyle w:val="a8"/>
        <w:numPr>
          <w:ilvl w:val="0"/>
          <w:numId w:val="21"/>
        </w:numPr>
        <w:ind w:left="420" w:firstLine="420"/>
        <w:rPr>
          <w:rFonts w:ascii="宋体" w:hAnsi="宋体" w:cs="宋体"/>
          <w:bCs/>
        </w:rPr>
      </w:pPr>
      <w:r>
        <w:rPr>
          <w:rFonts w:ascii="宋体" w:hAnsi="宋体" w:cs="宋体"/>
          <w:bCs/>
        </w:rPr>
        <w:t>用户在软件开始界面点击“相册排版”按钮</w:t>
      </w:r>
    </w:p>
    <w:p w:rsidR="00EC0997" w:rsidRDefault="006117A3">
      <w:pPr>
        <w:pStyle w:val="a8"/>
        <w:numPr>
          <w:ilvl w:val="0"/>
          <w:numId w:val="21"/>
        </w:numPr>
        <w:ind w:left="420" w:firstLine="420"/>
        <w:rPr>
          <w:rFonts w:ascii="宋体" w:hAnsi="宋体" w:cs="宋体"/>
          <w:bCs/>
        </w:rPr>
      </w:pPr>
      <w:r>
        <w:rPr>
          <w:rFonts w:ascii="宋体" w:hAnsi="宋体" w:cs="宋体"/>
          <w:bCs/>
        </w:rPr>
        <w:t>软件跳转至相册排版界面</w:t>
      </w:r>
    </w:p>
    <w:p w:rsidR="00EC0997" w:rsidRDefault="006117A3">
      <w:pPr>
        <w:pStyle w:val="a8"/>
        <w:numPr>
          <w:ilvl w:val="0"/>
          <w:numId w:val="21"/>
        </w:numPr>
        <w:ind w:left="420" w:firstLine="420"/>
        <w:rPr>
          <w:rFonts w:ascii="宋体" w:hAnsi="宋体" w:cs="宋体"/>
          <w:bCs/>
        </w:rPr>
      </w:pPr>
      <w:r>
        <w:rPr>
          <w:rFonts w:ascii="宋体" w:hAnsi="宋体" w:cs="宋体"/>
          <w:bCs/>
        </w:rPr>
        <w:t>用户点击“导出相册”按钮</w:t>
      </w:r>
    </w:p>
    <w:p w:rsidR="00EC0997" w:rsidRDefault="006117A3">
      <w:pPr>
        <w:pStyle w:val="a8"/>
        <w:numPr>
          <w:ilvl w:val="0"/>
          <w:numId w:val="21"/>
        </w:numPr>
        <w:ind w:left="420" w:firstLine="420"/>
        <w:rPr>
          <w:rFonts w:ascii="宋体" w:hAnsi="宋体" w:cs="宋体"/>
          <w:bCs/>
        </w:rPr>
      </w:pPr>
      <w:r>
        <w:rPr>
          <w:rFonts w:ascii="宋体" w:hAnsi="宋体" w:cs="宋体"/>
          <w:bCs/>
        </w:rPr>
        <w:t>用户选择导出相册格式：</w:t>
      </w:r>
      <w:r>
        <w:rPr>
          <w:rFonts w:ascii="宋体" w:hAnsi="宋体" w:cs="宋体" w:hint="eastAsia"/>
          <w:bCs/>
        </w:rPr>
        <w:t>JPEG</w:t>
      </w:r>
      <w:r>
        <w:rPr>
          <w:rFonts w:ascii="宋体" w:hAnsi="宋体" w:cs="宋体"/>
          <w:bCs/>
        </w:rPr>
        <w:t>格式／</w:t>
      </w:r>
      <w:r>
        <w:rPr>
          <w:rFonts w:ascii="宋体" w:hAnsi="宋体" w:cs="宋体" w:hint="eastAsia"/>
          <w:bCs/>
        </w:rPr>
        <w:t>PNG</w:t>
      </w:r>
      <w:r>
        <w:rPr>
          <w:rFonts w:ascii="宋体" w:hAnsi="宋体" w:cs="宋体"/>
          <w:bCs/>
        </w:rPr>
        <w:t>格式</w:t>
      </w:r>
      <w:r>
        <w:rPr>
          <w:rFonts w:ascii="宋体" w:hAnsi="宋体" w:cs="宋体" w:hint="eastAsia"/>
          <w:bCs/>
        </w:rPr>
        <w:t>/PDF格式</w:t>
      </w:r>
    </w:p>
    <w:p w:rsidR="00EC0997" w:rsidRDefault="006117A3">
      <w:pPr>
        <w:pStyle w:val="a8"/>
        <w:numPr>
          <w:ilvl w:val="0"/>
          <w:numId w:val="21"/>
        </w:numPr>
        <w:ind w:left="420" w:firstLine="420"/>
        <w:rPr>
          <w:rFonts w:ascii="宋体" w:hAnsi="宋体" w:cs="宋体"/>
          <w:bCs/>
        </w:rPr>
      </w:pPr>
      <w:r>
        <w:rPr>
          <w:rFonts w:ascii="宋体" w:hAnsi="宋体" w:cs="宋体"/>
          <w:bCs/>
        </w:rPr>
        <w:t>用户选择相册</w:t>
      </w:r>
      <w:r>
        <w:rPr>
          <w:rFonts w:ascii="宋体" w:hAnsi="宋体" w:cs="宋体" w:hint="eastAsia"/>
          <w:bCs/>
        </w:rPr>
        <w:t>文件</w:t>
      </w:r>
      <w:r>
        <w:rPr>
          <w:rFonts w:ascii="宋体" w:hAnsi="宋体" w:cs="宋体"/>
          <w:bCs/>
        </w:rPr>
        <w:t>的保存路径</w:t>
      </w:r>
    </w:p>
    <w:p w:rsidR="00EC0997" w:rsidRDefault="006117A3">
      <w:pPr>
        <w:pStyle w:val="a8"/>
        <w:numPr>
          <w:ilvl w:val="0"/>
          <w:numId w:val="21"/>
        </w:numPr>
        <w:ind w:left="420" w:firstLine="420"/>
        <w:rPr>
          <w:rFonts w:ascii="宋体" w:hAnsi="宋体" w:cs="宋体"/>
          <w:bCs/>
        </w:rPr>
      </w:pPr>
      <w:r>
        <w:rPr>
          <w:rFonts w:ascii="宋体" w:hAnsi="宋体" w:cs="宋体"/>
          <w:bCs/>
        </w:rPr>
        <w:t>软件将相册保存至用户所选的路径下</w:t>
      </w:r>
    </w:p>
    <w:p w:rsidR="00EC0997" w:rsidRDefault="00EC0997"/>
    <w:p w:rsidR="00EC0997" w:rsidRDefault="006117A3">
      <w:pPr>
        <w:pStyle w:val="2"/>
      </w:pPr>
      <w:bookmarkStart w:id="121" w:name="_Toc21722"/>
      <w:r>
        <w:rPr>
          <w:rFonts w:hint="eastAsia"/>
        </w:rPr>
        <w:t>4.</w:t>
      </w:r>
      <w:r>
        <w:t>3</w:t>
      </w:r>
      <w:r>
        <w:rPr>
          <w:rFonts w:hint="eastAsia"/>
        </w:rPr>
        <w:t xml:space="preserve"> </w:t>
      </w:r>
      <w:r>
        <w:rPr>
          <w:rFonts w:hint="eastAsia"/>
        </w:rPr>
        <w:t>开发环境</w:t>
      </w:r>
      <w:bookmarkEnd w:id="121"/>
    </w:p>
    <w:p w:rsidR="00EC0997" w:rsidRDefault="006117A3">
      <w:pPr>
        <w:pStyle w:val="a8"/>
        <w:ind w:firstLine="420"/>
      </w:pPr>
      <w:r>
        <w:rPr>
          <w:rFonts w:hint="eastAsia"/>
        </w:rPr>
        <w:t>Windows</w:t>
      </w:r>
      <w:r>
        <w:t xml:space="preserve"> 10</w:t>
      </w:r>
      <w:r>
        <w:rPr>
          <w:rFonts w:hint="eastAsia"/>
        </w:rPr>
        <w:t xml:space="preserve">  </w:t>
      </w:r>
      <w:r>
        <w:t>64</w:t>
      </w:r>
      <w:r>
        <w:t>位</w:t>
      </w:r>
    </w:p>
    <w:p w:rsidR="00EC0997" w:rsidRDefault="006117A3">
      <w:pPr>
        <w:pStyle w:val="a8"/>
        <w:ind w:firstLine="420"/>
      </w:pPr>
      <w:r>
        <w:rPr>
          <w:rFonts w:hint="eastAsia"/>
        </w:rPr>
        <w:t>Visual Studio 2019</w:t>
      </w:r>
    </w:p>
    <w:p w:rsidR="00EC0997" w:rsidRDefault="006117A3">
      <w:pPr>
        <w:pStyle w:val="a8"/>
        <w:ind w:firstLine="420"/>
      </w:pPr>
      <w:r>
        <w:t>.Net Framework 4.6</w:t>
      </w:r>
    </w:p>
    <w:p w:rsidR="00EC0997" w:rsidRDefault="006117A3">
      <w:pPr>
        <w:pStyle w:val="a8"/>
        <w:ind w:firstLine="420"/>
      </w:pPr>
      <w:r>
        <w:br w:type="page"/>
      </w:r>
    </w:p>
    <w:p w:rsidR="00EC0997" w:rsidRDefault="006117A3">
      <w:pPr>
        <w:pStyle w:val="1"/>
      </w:pPr>
      <w:bookmarkStart w:id="122" w:name="_Toc9176"/>
      <w:r>
        <w:rPr>
          <w:rFonts w:hint="eastAsia"/>
        </w:rPr>
        <w:lastRenderedPageBreak/>
        <w:t>软件实现</w:t>
      </w:r>
      <w:bookmarkEnd w:id="122"/>
    </w:p>
    <w:p w:rsidR="00EC0997" w:rsidRDefault="006117A3">
      <w:pPr>
        <w:pStyle w:val="2"/>
        <w:numPr>
          <w:ilvl w:val="1"/>
          <w:numId w:val="1"/>
        </w:numPr>
      </w:pPr>
      <w:r>
        <w:rPr>
          <w:rFonts w:hint="eastAsia"/>
        </w:rPr>
        <w:t xml:space="preserve"> </w:t>
      </w:r>
      <w:bookmarkStart w:id="123" w:name="_Toc32256"/>
      <w:r>
        <w:rPr>
          <w:rFonts w:hint="eastAsia"/>
        </w:rPr>
        <w:t>开始模块</w:t>
      </w:r>
      <w:bookmarkEnd w:id="123"/>
    </w:p>
    <w:p w:rsidR="00EC0997" w:rsidRDefault="006117A3">
      <w:pPr>
        <w:pStyle w:val="2"/>
        <w:ind w:firstLine="420"/>
      </w:pPr>
      <w:bookmarkStart w:id="124" w:name="_Toc32144"/>
      <w:r>
        <w:rPr>
          <w:rFonts w:hint="eastAsia"/>
        </w:rPr>
        <w:t>5.1.1</w:t>
      </w:r>
      <w:r>
        <w:rPr>
          <w:rFonts w:hint="eastAsia"/>
        </w:rPr>
        <w:t>开始模块界面设计</w:t>
      </w:r>
      <w:bookmarkEnd w:id="124"/>
    </w:p>
    <w:p w:rsidR="00EC0997" w:rsidRDefault="006117A3">
      <w:pPr>
        <w:spacing w:line="360" w:lineRule="exact"/>
        <w:ind w:left="420" w:firstLine="420"/>
        <w:jc w:val="left"/>
        <w:rPr>
          <w:bCs/>
        </w:rPr>
      </w:pPr>
      <w:r>
        <w:rPr>
          <w:rFonts w:hint="eastAsia"/>
          <w:bCs/>
        </w:rPr>
        <w:t>当用户双击打开软件时，首先展示的是开始界面。开始界面包含两个按钮：相册阅览、相册排版。用户可以通过点击按钮进入到相应的功能页面。</w:t>
      </w:r>
    </w:p>
    <w:p w:rsidR="00EC0997" w:rsidRDefault="00EC0997">
      <w:pPr>
        <w:spacing w:line="360" w:lineRule="exact"/>
        <w:ind w:left="420" w:firstLine="420"/>
        <w:jc w:val="left"/>
        <w:rPr>
          <w:bCs/>
        </w:rPr>
      </w:pPr>
    </w:p>
    <w:p w:rsidR="00EC0997" w:rsidRDefault="006117A3">
      <w:pPr>
        <w:ind w:left="420" w:firstLine="420"/>
        <w:jc w:val="center"/>
        <w:rPr>
          <w:bCs/>
        </w:rPr>
      </w:pPr>
      <w:r>
        <w:rPr>
          <w:bCs/>
          <w:noProof/>
        </w:rPr>
        <w:drawing>
          <wp:inline distT="0" distB="0" distL="114300" distR="114300">
            <wp:extent cx="4768215" cy="2592070"/>
            <wp:effectExtent l="0" t="0" r="1905" b="13970"/>
            <wp:docPr id="54" name="图片 54"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开始界面"/>
                    <pic:cNvPicPr>
                      <a:picLocks noChangeAspect="1"/>
                    </pic:cNvPicPr>
                  </pic:nvPicPr>
                  <pic:blipFill>
                    <a:blip r:embed="rId31"/>
                    <a:stretch>
                      <a:fillRect/>
                    </a:stretch>
                  </pic:blipFill>
                  <pic:spPr>
                    <a:xfrm>
                      <a:off x="0" y="0"/>
                      <a:ext cx="4768215" cy="2592070"/>
                    </a:xfrm>
                    <a:prstGeom prst="rect">
                      <a:avLst/>
                    </a:prstGeom>
                  </pic:spPr>
                </pic:pic>
              </a:graphicData>
            </a:graphic>
          </wp:inline>
        </w:drawing>
      </w:r>
    </w:p>
    <w:p w:rsidR="00EC0997" w:rsidRDefault="006117A3">
      <w:pPr>
        <w:jc w:val="center"/>
      </w:pPr>
      <w:r>
        <w:rPr>
          <w:rFonts w:ascii="宋体" w:hAnsi="宋体" w:cs="宋体" w:hint="eastAsia"/>
          <w:sz w:val="18"/>
          <w:szCs w:val="18"/>
        </w:rPr>
        <w:t xml:space="preserve">   </w:t>
      </w:r>
      <w:r>
        <w:rPr>
          <w:rStyle w:val="Char"/>
          <w:rFonts w:hint="eastAsia"/>
        </w:rPr>
        <w:t xml:space="preserve"> </w:t>
      </w:r>
      <w:r>
        <w:rPr>
          <w:rStyle w:val="Char"/>
          <w:rFonts w:hint="eastAsia"/>
        </w:rPr>
        <w:t>图</w:t>
      </w:r>
      <w:r>
        <w:rPr>
          <w:rStyle w:val="Char"/>
          <w:rFonts w:hint="eastAsia"/>
        </w:rPr>
        <w:t xml:space="preserve">5.1 </w:t>
      </w:r>
      <w:r>
        <w:rPr>
          <w:rStyle w:val="Char"/>
          <w:rFonts w:hint="eastAsia"/>
        </w:rPr>
        <w:t>开始</w:t>
      </w:r>
      <w:proofErr w:type="gramStart"/>
      <w:r>
        <w:rPr>
          <w:rStyle w:val="Char"/>
          <w:rFonts w:hint="eastAsia"/>
        </w:rPr>
        <w:t>界面界面</w:t>
      </w:r>
      <w:proofErr w:type="gramEnd"/>
      <w:r>
        <w:rPr>
          <w:rStyle w:val="Char"/>
          <w:rFonts w:hint="eastAsia"/>
        </w:rPr>
        <w:t>设计</w:t>
      </w:r>
    </w:p>
    <w:p w:rsidR="00EC0997" w:rsidRDefault="00EC0997"/>
    <w:p w:rsidR="00EC0997" w:rsidRDefault="006117A3">
      <w:pPr>
        <w:pStyle w:val="2"/>
        <w:ind w:firstLine="420"/>
      </w:pPr>
      <w:bookmarkStart w:id="125" w:name="_Toc27253"/>
      <w:r>
        <w:rPr>
          <w:rFonts w:hint="eastAsia"/>
        </w:rPr>
        <w:t xml:space="preserve">5.1.2 </w:t>
      </w:r>
      <w:r>
        <w:rPr>
          <w:rFonts w:hint="eastAsia"/>
        </w:rPr>
        <w:t>开始界面类设计</w:t>
      </w:r>
      <w:bookmarkEnd w:id="125"/>
    </w:p>
    <w:p w:rsidR="00EC0997" w:rsidRDefault="006117A3">
      <w:pPr>
        <w:spacing w:line="360" w:lineRule="exact"/>
        <w:ind w:left="420" w:firstLine="420"/>
        <w:jc w:val="left"/>
        <w:rPr>
          <w:bCs/>
        </w:rPr>
      </w:pPr>
      <w:r>
        <w:rPr>
          <w:rFonts w:ascii="宋体" w:hAnsi="宋体" w:cs="宋体" w:hint="eastAsia"/>
          <w:bCs/>
        </w:rPr>
        <w:t>开始界面类包括</w:t>
      </w:r>
      <w:r>
        <w:rPr>
          <w:bCs/>
        </w:rPr>
        <w:t>button</w:t>
      </w:r>
      <w:r>
        <w:rPr>
          <w:rFonts w:hint="eastAsia"/>
          <w:bCs/>
        </w:rPr>
        <w:t>1_Click()</w:t>
      </w:r>
      <w:r>
        <w:rPr>
          <w:rFonts w:hint="eastAsia"/>
          <w:bCs/>
        </w:rPr>
        <w:t>和</w:t>
      </w:r>
      <w:r>
        <w:rPr>
          <w:rFonts w:hint="eastAsia"/>
          <w:bCs/>
        </w:rPr>
        <w:t>button2_Click()</w:t>
      </w:r>
      <w:r>
        <w:rPr>
          <w:rFonts w:hint="eastAsia"/>
          <w:bCs/>
        </w:rPr>
        <w:t>两个函数，分别对应界面中“相册阅览”与“相册排版”两个按钮。开始界面类</w:t>
      </w:r>
      <w:r>
        <w:rPr>
          <w:rFonts w:hint="eastAsia"/>
          <w:bCs/>
        </w:rPr>
        <w:t>Start</w:t>
      </w:r>
      <w:r>
        <w:rPr>
          <w:rFonts w:hint="eastAsia"/>
          <w:bCs/>
        </w:rPr>
        <w:t>的类图表示如图</w:t>
      </w:r>
      <w:r>
        <w:rPr>
          <w:rFonts w:hint="eastAsia"/>
          <w:bCs/>
        </w:rPr>
        <w:t>5.2</w:t>
      </w:r>
      <w:r>
        <w:rPr>
          <w:rFonts w:hint="eastAsia"/>
          <w:bCs/>
        </w:rPr>
        <w:t>：</w:t>
      </w:r>
    </w:p>
    <w:p w:rsidR="00EC0997" w:rsidRDefault="006117A3">
      <w:pPr>
        <w:ind w:left="420" w:firstLine="420"/>
        <w:jc w:val="center"/>
        <w:rPr>
          <w:rFonts w:ascii="宋体" w:hAnsi="宋体" w:cs="宋体"/>
          <w:sz w:val="18"/>
          <w:szCs w:val="18"/>
        </w:rPr>
      </w:pPr>
      <w:r>
        <w:rPr>
          <w:rFonts w:ascii="宋体" w:hAnsi="宋体" w:cs="宋体" w:hint="eastAsia"/>
          <w:noProof/>
          <w:sz w:val="18"/>
          <w:szCs w:val="18"/>
        </w:rPr>
        <w:drawing>
          <wp:inline distT="0" distB="0" distL="114300" distR="114300">
            <wp:extent cx="1463040" cy="1569720"/>
            <wp:effectExtent l="0" t="0" r="0" b="0"/>
            <wp:docPr id="51" name="图片 51" descr="Start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tart 类图"/>
                    <pic:cNvPicPr>
                      <a:picLocks noChangeAspect="1"/>
                    </pic:cNvPicPr>
                  </pic:nvPicPr>
                  <pic:blipFill>
                    <a:blip r:embed="rId32"/>
                    <a:stretch>
                      <a:fillRect/>
                    </a:stretch>
                  </pic:blipFill>
                  <pic:spPr>
                    <a:xfrm>
                      <a:off x="0" y="0"/>
                      <a:ext cx="1463040" cy="1569720"/>
                    </a:xfrm>
                    <a:prstGeom prst="rect">
                      <a:avLst/>
                    </a:prstGeom>
                  </pic:spPr>
                </pic:pic>
              </a:graphicData>
            </a:graphic>
          </wp:inline>
        </w:drawing>
      </w:r>
    </w:p>
    <w:p w:rsidR="00EC0997" w:rsidRDefault="006117A3">
      <w:pPr>
        <w:spacing w:line="360" w:lineRule="exact"/>
        <w:ind w:left="420" w:firstLine="420"/>
        <w:jc w:val="center"/>
        <w:rPr>
          <w:rFonts w:ascii="宋体" w:hAnsi="宋体" w:cs="宋体"/>
          <w:sz w:val="18"/>
          <w:szCs w:val="18"/>
        </w:rPr>
      </w:pPr>
      <w:r>
        <w:rPr>
          <w:rFonts w:ascii="宋体" w:hAnsi="宋体" w:cs="宋体" w:hint="eastAsia"/>
          <w:sz w:val="18"/>
          <w:szCs w:val="18"/>
        </w:rPr>
        <w:t>图5.2 开始界面Start类图</w:t>
      </w:r>
    </w:p>
    <w:p w:rsidR="00EC0997" w:rsidRDefault="006117A3">
      <w:pPr>
        <w:spacing w:line="360" w:lineRule="exact"/>
        <w:ind w:left="420" w:firstLine="420"/>
        <w:jc w:val="left"/>
        <w:rPr>
          <w:bCs/>
        </w:rPr>
      </w:pPr>
      <w:r>
        <w:rPr>
          <w:rFonts w:hint="eastAsia"/>
          <w:bCs/>
        </w:rPr>
        <w:t>当按钮点击时会触发其绑定的函数，初始化相应窗体，并通过</w:t>
      </w:r>
      <w:r>
        <w:rPr>
          <w:rFonts w:hint="eastAsia"/>
          <w:bCs/>
        </w:rPr>
        <w:t>ShowDialog()</w:t>
      </w:r>
      <w:r>
        <w:rPr>
          <w:rFonts w:hint="eastAsia"/>
          <w:bCs/>
        </w:rPr>
        <w:t>函数弹出模式化窗体。</w:t>
      </w:r>
    </w:p>
    <w:p w:rsidR="00EC0997" w:rsidRDefault="00EC0997">
      <w:pPr>
        <w:ind w:left="420" w:firstLine="420"/>
        <w:rPr>
          <w:bCs/>
        </w:rPr>
      </w:pPr>
    </w:p>
    <w:p w:rsidR="00EC0997" w:rsidRDefault="00EC0997">
      <w:pPr>
        <w:spacing w:line="360" w:lineRule="exact"/>
        <w:jc w:val="left"/>
        <w:rPr>
          <w:bCs/>
        </w:rPr>
      </w:pPr>
    </w:p>
    <w:p w:rsidR="00EC0997" w:rsidRDefault="006117A3">
      <w:pPr>
        <w:pStyle w:val="2"/>
        <w:numPr>
          <w:ilvl w:val="1"/>
          <w:numId w:val="1"/>
        </w:numPr>
      </w:pPr>
      <w:r>
        <w:rPr>
          <w:rFonts w:hint="eastAsia"/>
        </w:rPr>
        <w:lastRenderedPageBreak/>
        <w:t xml:space="preserve"> </w:t>
      </w:r>
      <w:bookmarkStart w:id="126" w:name="_Toc24574"/>
      <w:r>
        <w:rPr>
          <w:rFonts w:hint="eastAsia"/>
        </w:rPr>
        <w:t>相册阅览模块</w:t>
      </w:r>
      <w:bookmarkEnd w:id="126"/>
    </w:p>
    <w:p w:rsidR="00EC0997" w:rsidRDefault="006117A3">
      <w:pPr>
        <w:pStyle w:val="2"/>
        <w:ind w:firstLine="420"/>
      </w:pPr>
      <w:bookmarkStart w:id="127" w:name="_Toc3565"/>
      <w:r>
        <w:rPr>
          <w:rFonts w:hint="eastAsia"/>
        </w:rPr>
        <w:t>5.2.1</w:t>
      </w:r>
      <w:r>
        <w:rPr>
          <w:rFonts w:hint="eastAsia"/>
        </w:rPr>
        <w:t>相册阅览模块界面设计</w:t>
      </w:r>
      <w:bookmarkEnd w:id="127"/>
    </w:p>
    <w:p w:rsidR="00EC0997" w:rsidRDefault="006117A3">
      <w:pPr>
        <w:pStyle w:val="a0"/>
        <w:spacing w:line="360" w:lineRule="exact"/>
        <w:ind w:left="420"/>
      </w:pPr>
      <w:r>
        <w:rPr>
          <w:rFonts w:hint="eastAsia"/>
        </w:rPr>
        <w:t>进入相册阅览界面后，用户可以点击左上方的“打开”菜单，在文件浏览窗口中选择要打开的相册文件，点击确定后，相册会以如图</w:t>
      </w:r>
      <w:r>
        <w:rPr>
          <w:rFonts w:hint="eastAsia"/>
        </w:rPr>
        <w:t>5.3</w:t>
      </w:r>
      <w:r>
        <w:rPr>
          <w:rFonts w:hint="eastAsia"/>
        </w:rPr>
        <w:t>的方式展示。界面上方将单排显示</w:t>
      </w:r>
      <w:proofErr w:type="gramStart"/>
      <w:r>
        <w:rPr>
          <w:rFonts w:hint="eastAsia"/>
        </w:rPr>
        <w:t>缩略图</w:t>
      </w:r>
      <w:proofErr w:type="gramEnd"/>
      <w:r>
        <w:rPr>
          <w:rFonts w:hint="eastAsia"/>
        </w:rPr>
        <w:t>队列，默认选中相册中的第一张图片。界面主体部分为当前选中页面和下一张页面的大图显示，两张大图以相同的比例与大小左右放置，以供用户进行阅览。</w:t>
      </w:r>
    </w:p>
    <w:p w:rsidR="00EC0997" w:rsidRDefault="006117A3">
      <w:pPr>
        <w:pStyle w:val="a0"/>
        <w:spacing w:line="360" w:lineRule="exact"/>
        <w:ind w:left="420"/>
      </w:pPr>
      <w:r>
        <w:rPr>
          <w:rFonts w:hint="eastAsia"/>
        </w:rPr>
        <w:t>用户可通过点击大图两侧的左右箭头来进行换页操作，也可以直接点击</w:t>
      </w:r>
      <w:proofErr w:type="gramStart"/>
      <w:r>
        <w:rPr>
          <w:rFonts w:hint="eastAsia"/>
        </w:rPr>
        <w:t>缩略图</w:t>
      </w:r>
      <w:proofErr w:type="gramEnd"/>
      <w:r>
        <w:rPr>
          <w:rFonts w:hint="eastAsia"/>
        </w:rPr>
        <w:t>进行页面的切换跳转操作。</w:t>
      </w:r>
      <w:r>
        <w:t>当前大图（左）所展示的图片将在缩略图中</w:t>
      </w:r>
      <w:r>
        <w:rPr>
          <w:rFonts w:hint="eastAsia"/>
        </w:rPr>
        <w:t>以前景色蓝色</w:t>
      </w:r>
      <w:r>
        <w:t>显示。</w:t>
      </w:r>
    </w:p>
    <w:p w:rsidR="00EC0997" w:rsidRDefault="00EC0997">
      <w:pPr>
        <w:pStyle w:val="a0"/>
        <w:spacing w:line="360" w:lineRule="exact"/>
        <w:ind w:left="420"/>
      </w:pPr>
    </w:p>
    <w:p w:rsidR="00EC0997" w:rsidRDefault="006117A3">
      <w:pPr>
        <w:pStyle w:val="a0"/>
        <w:ind w:firstLine="0"/>
        <w:jc w:val="center"/>
      </w:pPr>
      <w:r>
        <w:rPr>
          <w:rFonts w:hint="eastAsia"/>
          <w:noProof/>
        </w:rPr>
        <w:drawing>
          <wp:inline distT="0" distB="0" distL="114300" distR="114300">
            <wp:extent cx="5660390" cy="4500245"/>
            <wp:effectExtent l="0" t="0" r="8890" b="10795"/>
            <wp:docPr id="40" name="图片 40" descr="相册阅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相册阅览"/>
                    <pic:cNvPicPr>
                      <a:picLocks noChangeAspect="1"/>
                    </pic:cNvPicPr>
                  </pic:nvPicPr>
                  <pic:blipFill>
                    <a:blip r:embed="rId33"/>
                    <a:stretch>
                      <a:fillRect/>
                    </a:stretch>
                  </pic:blipFill>
                  <pic:spPr>
                    <a:xfrm>
                      <a:off x="0" y="0"/>
                      <a:ext cx="5660390" cy="4500245"/>
                    </a:xfrm>
                    <a:prstGeom prst="rect">
                      <a:avLst/>
                    </a:prstGeom>
                  </pic:spPr>
                </pic:pic>
              </a:graphicData>
            </a:graphic>
          </wp:inline>
        </w:drawing>
      </w:r>
    </w:p>
    <w:p w:rsidR="00EC0997" w:rsidRDefault="006117A3">
      <w:pPr>
        <w:pStyle w:val="a0"/>
        <w:spacing w:beforeLines="100" w:before="240"/>
        <w:jc w:val="center"/>
        <w:rPr>
          <w:bCs/>
          <w:iCs/>
        </w:rPr>
      </w:pPr>
      <w:r>
        <w:rPr>
          <w:rStyle w:val="Char"/>
          <w:rFonts w:hint="eastAsia"/>
        </w:rPr>
        <w:t>图</w:t>
      </w:r>
      <w:r>
        <w:rPr>
          <w:rStyle w:val="Char"/>
          <w:rFonts w:hint="eastAsia"/>
        </w:rPr>
        <w:t xml:space="preserve">5.3 </w:t>
      </w:r>
      <w:r>
        <w:rPr>
          <w:rStyle w:val="Char"/>
          <w:rFonts w:hint="eastAsia"/>
        </w:rPr>
        <w:t>相册阅览界面</w:t>
      </w:r>
    </w:p>
    <w:p w:rsidR="00EC0997" w:rsidRDefault="006117A3">
      <w:pPr>
        <w:pStyle w:val="2"/>
        <w:ind w:firstLine="420"/>
      </w:pPr>
      <w:bookmarkStart w:id="128" w:name="_Toc20206"/>
      <w:r>
        <w:rPr>
          <w:rFonts w:hint="eastAsia"/>
        </w:rPr>
        <w:t>5.2.2</w:t>
      </w:r>
      <w:r>
        <w:rPr>
          <w:rFonts w:hint="eastAsia"/>
        </w:rPr>
        <w:t>相册阅览模块类设计</w:t>
      </w:r>
      <w:bookmarkEnd w:id="128"/>
    </w:p>
    <w:p w:rsidR="00EC0997" w:rsidRDefault="006117A3">
      <w:pPr>
        <w:spacing w:line="360" w:lineRule="exact"/>
        <w:ind w:left="420" w:firstLine="420"/>
        <w:jc w:val="left"/>
      </w:pPr>
      <w:r>
        <w:t>相册阅览的主要流程为：</w:t>
      </w:r>
    </w:p>
    <w:p w:rsidR="00EC0997" w:rsidRDefault="006117A3">
      <w:pPr>
        <w:numPr>
          <w:ilvl w:val="0"/>
          <w:numId w:val="22"/>
        </w:numPr>
        <w:spacing w:line="360" w:lineRule="exact"/>
        <w:ind w:left="420" w:firstLine="420"/>
        <w:jc w:val="left"/>
      </w:pPr>
      <w:r>
        <w:t>用户点击打开菜单，调用文件夹</w:t>
      </w:r>
      <w:r>
        <w:t>ToolStripMenuItem_Click_1</w:t>
      </w:r>
      <w:r>
        <w:t>函数，打开选择文件夹对话框，获取用户选择的文件夹路径，获取目录与子目录，获取当前目录</w:t>
      </w:r>
      <w:r>
        <w:rPr>
          <w:rFonts w:hint="eastAsia"/>
        </w:rPr>
        <w:t>JPEG</w:t>
      </w:r>
      <w:r>
        <w:t>文件列表，</w:t>
      </w:r>
      <w:r>
        <w:t> GetFiles</w:t>
      </w:r>
      <w:r>
        <w:rPr>
          <w:rFonts w:hint="eastAsia"/>
        </w:rPr>
        <w:t>()</w:t>
      </w:r>
      <w:r>
        <w:t>获取指定目录中文件的路径</w:t>
      </w:r>
      <w:r>
        <w:rPr>
          <w:rFonts w:hint="eastAsia"/>
        </w:rPr>
        <w:t>信息</w:t>
      </w:r>
      <w:r>
        <w:t>。</w:t>
      </w:r>
    </w:p>
    <w:p w:rsidR="00EC0997" w:rsidRDefault="006117A3">
      <w:pPr>
        <w:numPr>
          <w:ilvl w:val="0"/>
          <w:numId w:val="22"/>
        </w:numPr>
        <w:spacing w:line="360" w:lineRule="exact"/>
        <w:ind w:left="420" w:firstLine="420"/>
        <w:jc w:val="left"/>
      </w:pPr>
      <w:r>
        <w:lastRenderedPageBreak/>
        <w:t>调用</w:t>
      </w:r>
      <w:r>
        <w:t>UpdateTopShow</w:t>
      </w:r>
      <w:r>
        <w:rPr>
          <w:rFonts w:hint="eastAsia"/>
        </w:rPr>
        <w:t>()</w:t>
      </w:r>
      <w:r>
        <w:t>函数对</w:t>
      </w:r>
      <w:proofErr w:type="gramStart"/>
      <w:r>
        <w:t>缩略图</w:t>
      </w:r>
      <w:proofErr w:type="gramEnd"/>
      <w:r>
        <w:t>队列进行更新，将用户所选文件夹中的图片添加到</w:t>
      </w:r>
      <w:r>
        <w:t>imageList</w:t>
      </w:r>
      <w:r>
        <w:t>中。</w:t>
      </w:r>
    </w:p>
    <w:p w:rsidR="00EC0997" w:rsidRDefault="006117A3">
      <w:pPr>
        <w:numPr>
          <w:ilvl w:val="0"/>
          <w:numId w:val="22"/>
        </w:numPr>
        <w:spacing w:line="360" w:lineRule="exact"/>
        <w:ind w:left="420" w:firstLine="420"/>
        <w:jc w:val="left"/>
      </w:pPr>
      <w:r>
        <w:t>调用</w:t>
      </w:r>
      <w:r>
        <w:t>loadImage</w:t>
      </w:r>
      <w:r>
        <w:rPr>
          <w:rFonts w:hint="eastAsia"/>
        </w:rPr>
        <w:t>()</w:t>
      </w:r>
      <w:r>
        <w:t>函数将当前</w:t>
      </w:r>
      <w:r>
        <w:rPr>
          <w:rFonts w:hint="eastAsia"/>
        </w:rPr>
        <w:t>缩略图中的图片</w:t>
      </w:r>
      <w:r>
        <w:t>展示在大图中，并将当前大图所对应的</w:t>
      </w:r>
      <w:proofErr w:type="gramStart"/>
      <w:r>
        <w:t>缩略图</w:t>
      </w:r>
      <w:proofErr w:type="gramEnd"/>
      <w:r>
        <w:t>的前景色置为</w:t>
      </w:r>
      <w:r>
        <w:rPr>
          <w:rFonts w:hint="eastAsia"/>
        </w:rPr>
        <w:t>蓝色高亮</w:t>
      </w:r>
      <w:r>
        <w:t>。</w:t>
      </w:r>
    </w:p>
    <w:p w:rsidR="00EC0997" w:rsidRDefault="006117A3">
      <w:pPr>
        <w:numPr>
          <w:ilvl w:val="0"/>
          <w:numId w:val="22"/>
        </w:numPr>
        <w:spacing w:line="360" w:lineRule="exact"/>
        <w:ind w:left="420" w:firstLine="420"/>
        <w:jc w:val="left"/>
      </w:pPr>
      <w:r>
        <w:t>用户点击</w:t>
      </w:r>
      <w:r>
        <w:rPr>
          <w:rFonts w:hint="eastAsia"/>
        </w:rPr>
        <w:t>大图左右两侧的箭头</w:t>
      </w:r>
      <w:r>
        <w:t>时，调用</w:t>
      </w:r>
      <w:r>
        <w:t>left_Click_1</w:t>
      </w:r>
      <w:r>
        <w:t>或</w:t>
      </w:r>
      <w:r>
        <w:t>right_Click_1</w:t>
      </w:r>
      <w:r>
        <w:t>函数，对当前所显示的大图以及</w:t>
      </w:r>
      <w:proofErr w:type="gramStart"/>
      <w:r>
        <w:t>缩略图</w:t>
      </w:r>
      <w:proofErr w:type="gramEnd"/>
      <w:r>
        <w:t>的</w:t>
      </w:r>
      <w:r>
        <w:rPr>
          <w:rFonts w:hint="eastAsia"/>
        </w:rPr>
        <w:t>前景色</w:t>
      </w:r>
      <w:r>
        <w:t>高亮进行更新。</w:t>
      </w:r>
    </w:p>
    <w:p w:rsidR="00EC0997" w:rsidRDefault="006117A3">
      <w:pPr>
        <w:numPr>
          <w:ilvl w:val="0"/>
          <w:numId w:val="22"/>
        </w:numPr>
        <w:spacing w:line="360" w:lineRule="exact"/>
        <w:ind w:left="420" w:firstLine="420"/>
        <w:jc w:val="left"/>
      </w:pPr>
      <w:r>
        <w:t>用户点击</w:t>
      </w:r>
      <w:proofErr w:type="gramStart"/>
      <w:r>
        <w:t>缩略图</w:t>
      </w:r>
      <w:proofErr w:type="gramEnd"/>
      <w:r>
        <w:t>时，调用</w:t>
      </w:r>
      <w:r>
        <w:t>listView1_Click</w:t>
      </w:r>
      <w:r>
        <w:rPr>
          <w:rFonts w:hint="eastAsia"/>
        </w:rPr>
        <w:t>()</w:t>
      </w:r>
      <w:r>
        <w:t>函数，获取用户所点击的</w:t>
      </w:r>
      <w:proofErr w:type="gramStart"/>
      <w:r>
        <w:t>缩略图</w:t>
      </w:r>
      <w:proofErr w:type="gramEnd"/>
      <w:r>
        <w:rPr>
          <w:rFonts w:hint="eastAsia"/>
        </w:rPr>
        <w:t>listView</w:t>
      </w:r>
      <w:r>
        <w:rPr>
          <w:rFonts w:hint="eastAsia"/>
        </w:rPr>
        <w:t>中</w:t>
      </w:r>
      <w:r>
        <w:t>的</w:t>
      </w:r>
      <w:r>
        <w:t>index</w:t>
      </w:r>
      <w:r>
        <w:t>，并将大图更新为用户所点击的相应图片。</w:t>
      </w:r>
    </w:p>
    <w:p w:rsidR="00EC0997" w:rsidRDefault="006117A3">
      <w:pPr>
        <w:spacing w:line="360" w:lineRule="exact"/>
        <w:ind w:left="840"/>
        <w:jc w:val="left"/>
        <w:rPr>
          <w:bCs/>
          <w:iCs/>
        </w:rPr>
      </w:pPr>
      <w:r>
        <w:t>相册阅览模块类</w:t>
      </w:r>
      <w:r>
        <w:t>Scanner</w:t>
      </w:r>
      <w:r>
        <w:t>的类图如下图</w:t>
      </w:r>
      <w:r>
        <w:t>5.4</w:t>
      </w:r>
      <w:r>
        <w:t>所示</w:t>
      </w:r>
      <w:r>
        <w:rPr>
          <w:rFonts w:hint="eastAsia"/>
        </w:rPr>
        <w:t>：</w:t>
      </w:r>
    </w:p>
    <w:p w:rsidR="00EC0997" w:rsidRDefault="006117A3">
      <w:pPr>
        <w:pStyle w:val="a5"/>
        <w:spacing w:line="240" w:lineRule="auto"/>
      </w:pPr>
      <w:r>
        <w:rPr>
          <w:rFonts w:hint="eastAsia"/>
          <w:noProof/>
        </w:rPr>
        <w:drawing>
          <wp:inline distT="0" distB="0" distL="114300" distR="114300">
            <wp:extent cx="2590800" cy="2301240"/>
            <wp:effectExtent l="0" t="0" r="0" b="0"/>
            <wp:docPr id="52" name="图片 52" descr="Scanne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anner类图"/>
                    <pic:cNvPicPr>
                      <a:picLocks noChangeAspect="1"/>
                    </pic:cNvPicPr>
                  </pic:nvPicPr>
                  <pic:blipFill>
                    <a:blip r:embed="rId34"/>
                    <a:stretch>
                      <a:fillRect/>
                    </a:stretch>
                  </pic:blipFill>
                  <pic:spPr>
                    <a:xfrm>
                      <a:off x="0" y="0"/>
                      <a:ext cx="2590800" cy="2301240"/>
                    </a:xfrm>
                    <a:prstGeom prst="rect">
                      <a:avLst/>
                    </a:prstGeom>
                  </pic:spPr>
                </pic:pic>
              </a:graphicData>
            </a:graphic>
          </wp:inline>
        </w:drawing>
      </w:r>
    </w:p>
    <w:p w:rsidR="00EC0997" w:rsidRDefault="006117A3">
      <w:pPr>
        <w:pStyle w:val="a5"/>
      </w:pPr>
      <w:r>
        <w:t>图</w:t>
      </w:r>
      <w:r>
        <w:t xml:space="preserve">5.4 </w:t>
      </w:r>
      <w:r>
        <w:t>相册阅览</w:t>
      </w:r>
      <w:r>
        <w:rPr>
          <w:rFonts w:hint="eastAsia"/>
        </w:rPr>
        <w:t>Scanner</w:t>
      </w:r>
      <w:r>
        <w:t>类图</w:t>
      </w:r>
    </w:p>
    <w:p w:rsidR="00EC0997" w:rsidRDefault="00EC0997"/>
    <w:p w:rsidR="00EC0997" w:rsidRDefault="00EC0997"/>
    <w:p w:rsidR="00EC0997" w:rsidRDefault="006117A3">
      <w:pPr>
        <w:pStyle w:val="2"/>
        <w:ind w:firstLineChars="100" w:firstLine="210"/>
      </w:pPr>
      <w:bookmarkStart w:id="129" w:name="_Toc2094"/>
      <w:r>
        <w:rPr>
          <w:rFonts w:hint="eastAsia"/>
        </w:rPr>
        <w:t xml:space="preserve">5.3 </w:t>
      </w:r>
      <w:r>
        <w:rPr>
          <w:rFonts w:hint="eastAsia"/>
        </w:rPr>
        <w:t>打开</w:t>
      </w:r>
      <w:r>
        <w:rPr>
          <w:rFonts w:hint="eastAsia"/>
        </w:rPr>
        <w:t>/</w:t>
      </w:r>
      <w:r>
        <w:rPr>
          <w:rFonts w:hint="eastAsia"/>
        </w:rPr>
        <w:t>添加图片</w:t>
      </w:r>
      <w:bookmarkEnd w:id="129"/>
    </w:p>
    <w:p w:rsidR="00EC0997" w:rsidRDefault="006117A3">
      <w:pPr>
        <w:pStyle w:val="a0"/>
        <w:spacing w:line="360" w:lineRule="exact"/>
        <w:ind w:left="420"/>
      </w:pPr>
      <w:r>
        <w:t xml:space="preserve">1. </w:t>
      </w:r>
      <w:r>
        <w:t>打开</w:t>
      </w:r>
      <w:r>
        <w:t>/</w:t>
      </w:r>
      <w:r>
        <w:t>添加</w:t>
      </w:r>
      <w:r>
        <w:rPr>
          <w:rFonts w:hint="eastAsia"/>
        </w:rPr>
        <w:t>图片界面设计</w:t>
      </w:r>
    </w:p>
    <w:p w:rsidR="00EC0997" w:rsidRDefault="006117A3">
      <w:pPr>
        <w:pStyle w:val="a0"/>
        <w:spacing w:line="360" w:lineRule="exact"/>
        <w:ind w:left="420"/>
      </w:pPr>
      <w:r>
        <w:rPr>
          <w:rFonts w:hint="eastAsia"/>
        </w:rPr>
        <w:t>进入相册</w:t>
      </w:r>
      <w:r>
        <w:t>排版</w:t>
      </w:r>
      <w:r>
        <w:rPr>
          <w:rFonts w:hint="eastAsia"/>
        </w:rPr>
        <w:t>界面后，点击左上方的打开</w:t>
      </w:r>
      <w:r>
        <w:t>图片</w:t>
      </w:r>
      <w:r>
        <w:rPr>
          <w:rFonts w:hint="eastAsia"/>
        </w:rPr>
        <w:t>菜单，在文件浏览窗口中选择要打开的相册文件，点击确定后，相册会以如图</w:t>
      </w:r>
      <w:r>
        <w:rPr>
          <w:rFonts w:hint="eastAsia"/>
        </w:rPr>
        <w:t>5.</w:t>
      </w:r>
      <w:r>
        <w:t>5</w:t>
      </w:r>
      <w:r>
        <w:rPr>
          <w:rFonts w:hint="eastAsia"/>
        </w:rPr>
        <w:t>的方式展示在软件中。界面</w:t>
      </w:r>
      <w:proofErr w:type="gramStart"/>
      <w:r>
        <w:rPr>
          <w:rFonts w:hint="eastAsia"/>
        </w:rPr>
        <w:t>顶部将</w:t>
      </w:r>
      <w:proofErr w:type="gramEnd"/>
      <w:r>
        <w:rPr>
          <w:rFonts w:hint="eastAsia"/>
        </w:rPr>
        <w:t>单排显示缩略图，默认选中第一张图片。界面主体部分为选中页面的大图显示。用户可通过点击大图左右两侧的箭头进行单张换页操作，可通过点击</w:t>
      </w:r>
      <w:proofErr w:type="gramStart"/>
      <w:r>
        <w:rPr>
          <w:rFonts w:hint="eastAsia"/>
        </w:rPr>
        <w:t>缩略图左右</w:t>
      </w:r>
      <w:proofErr w:type="gramEnd"/>
      <w:r>
        <w:rPr>
          <w:rFonts w:hint="eastAsia"/>
        </w:rPr>
        <w:t>两侧的箭头进行</w:t>
      </w:r>
      <w:proofErr w:type="gramStart"/>
      <w:r>
        <w:rPr>
          <w:rFonts w:hint="eastAsia"/>
        </w:rPr>
        <w:t>缩略图</w:t>
      </w:r>
      <w:proofErr w:type="gramEnd"/>
      <w:r>
        <w:rPr>
          <w:rFonts w:hint="eastAsia"/>
        </w:rPr>
        <w:t>成组翻页操作，也可以直接点击</w:t>
      </w:r>
      <w:proofErr w:type="gramStart"/>
      <w:r>
        <w:rPr>
          <w:rFonts w:hint="eastAsia"/>
        </w:rPr>
        <w:t>缩略图</w:t>
      </w:r>
      <w:proofErr w:type="gramEnd"/>
      <w:r>
        <w:rPr>
          <w:rFonts w:hint="eastAsia"/>
        </w:rPr>
        <w:t>进行页面的切换操作。</w:t>
      </w:r>
    </w:p>
    <w:p w:rsidR="00EC0997" w:rsidRDefault="006117A3">
      <w:pPr>
        <w:pStyle w:val="a0"/>
        <w:spacing w:line="360" w:lineRule="exact"/>
        <w:ind w:left="420"/>
      </w:pPr>
      <w:r>
        <w:rPr>
          <w:rFonts w:hint="eastAsia"/>
        </w:rPr>
        <w:t>图片包括两种打开方式：从文件夹打开、从图片打开。当用户选择从文件夹打开时，软件会将用户所选文件夹中的所有图片进行导入，当用户选择从图片打开时，软件会将用户所选则的所有图片文件打开。当目前软件中存在已经打开的图片文件时，若用户再次选择打开图片，则新打开的图片会将原图片进行覆盖。</w:t>
      </w:r>
    </w:p>
    <w:p w:rsidR="00EC0997" w:rsidRDefault="006117A3">
      <w:pPr>
        <w:pStyle w:val="a0"/>
        <w:spacing w:line="360" w:lineRule="exact"/>
        <w:ind w:left="420"/>
      </w:pPr>
      <w:r>
        <w:t>添加图片与打开图片</w:t>
      </w:r>
      <w:r>
        <w:rPr>
          <w:rFonts w:hint="eastAsia"/>
        </w:rPr>
        <w:t>大致</w:t>
      </w:r>
      <w:r>
        <w:t>相同，也包括从文件夹打开、从图片打开两种打开方式。与打开图片不同的是，当目前软件中存在已经打开的图片文件时，若用户选择添加图片，则添加的图片会添加在当前已导入图片的后面，不会对</w:t>
      </w:r>
      <w:r>
        <w:rPr>
          <w:rFonts w:hint="eastAsia"/>
        </w:rPr>
        <w:t>已导入的成组图片</w:t>
      </w:r>
      <w:r>
        <w:t>进行覆盖。</w:t>
      </w:r>
    </w:p>
    <w:p w:rsidR="00EC0997" w:rsidRDefault="00EC0997">
      <w:pPr>
        <w:pStyle w:val="a0"/>
        <w:spacing w:line="360" w:lineRule="exact"/>
        <w:ind w:left="420"/>
      </w:pPr>
    </w:p>
    <w:p w:rsidR="00EC0997" w:rsidRDefault="006117A3">
      <w:pPr>
        <w:pStyle w:val="a0"/>
      </w:pPr>
      <w:r>
        <w:rPr>
          <w:rFonts w:hint="eastAsia"/>
          <w:noProof/>
        </w:rPr>
        <w:lastRenderedPageBreak/>
        <w:drawing>
          <wp:inline distT="0" distB="0" distL="114300" distR="114300">
            <wp:extent cx="5826125" cy="4175760"/>
            <wp:effectExtent l="0" t="0" r="10795" b="0"/>
            <wp:docPr id="53" name="图片 53" descr="排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排版大图"/>
                    <pic:cNvPicPr>
                      <a:picLocks noChangeAspect="1"/>
                    </pic:cNvPicPr>
                  </pic:nvPicPr>
                  <pic:blipFill>
                    <a:blip r:embed="rId35"/>
                    <a:stretch>
                      <a:fillRect/>
                    </a:stretch>
                  </pic:blipFill>
                  <pic:spPr>
                    <a:xfrm>
                      <a:off x="0" y="0"/>
                      <a:ext cx="5826125" cy="4175760"/>
                    </a:xfrm>
                    <a:prstGeom prst="rect">
                      <a:avLst/>
                    </a:prstGeom>
                  </pic:spPr>
                </pic:pic>
              </a:graphicData>
            </a:graphic>
          </wp:inline>
        </w:drawing>
      </w:r>
    </w:p>
    <w:p w:rsidR="00EC0997" w:rsidRDefault="006117A3">
      <w:pPr>
        <w:pStyle w:val="a5"/>
        <w:rPr>
          <w:rStyle w:val="Char"/>
        </w:rPr>
      </w:pPr>
      <w:r>
        <w:rPr>
          <w:rStyle w:val="Char"/>
          <w:rFonts w:hint="eastAsia"/>
        </w:rPr>
        <w:t>图</w:t>
      </w:r>
      <w:r>
        <w:rPr>
          <w:rStyle w:val="Char"/>
          <w:rFonts w:hint="eastAsia"/>
        </w:rPr>
        <w:t>5.</w:t>
      </w:r>
      <w:r>
        <w:rPr>
          <w:rStyle w:val="Char"/>
        </w:rPr>
        <w:t>5</w:t>
      </w:r>
      <w:r>
        <w:rPr>
          <w:rStyle w:val="Char"/>
          <w:rFonts w:hint="eastAsia"/>
        </w:rPr>
        <w:t xml:space="preserve"> </w:t>
      </w:r>
      <w:r>
        <w:rPr>
          <w:rStyle w:val="Char"/>
          <w:rFonts w:hint="eastAsia"/>
        </w:rPr>
        <w:t>相册</w:t>
      </w:r>
      <w:r>
        <w:rPr>
          <w:rStyle w:val="Char"/>
        </w:rPr>
        <w:t>排版</w:t>
      </w:r>
      <w:r>
        <w:rPr>
          <w:rStyle w:val="Char"/>
          <w:rFonts w:hint="eastAsia"/>
        </w:rPr>
        <w:t>界面</w:t>
      </w:r>
    </w:p>
    <w:p w:rsidR="00EC0997" w:rsidRDefault="006117A3">
      <w:pPr>
        <w:pStyle w:val="a0"/>
        <w:spacing w:line="360" w:lineRule="exact"/>
        <w:ind w:left="420"/>
      </w:pPr>
      <w:r>
        <w:t>用户选择图片文件后，需要</w:t>
      </w:r>
      <w:r>
        <w:rPr>
          <w:rFonts w:hint="eastAsia"/>
        </w:rPr>
        <w:t>在设置窗口中</w:t>
      </w:r>
      <w:r>
        <w:t>选择模版，以及设置边距</w:t>
      </w:r>
      <w:r>
        <w:rPr>
          <w:rFonts w:hint="eastAsia"/>
        </w:rPr>
        <w:t>（如不设置，则为默认值）</w:t>
      </w:r>
      <w:r>
        <w:t>。点击确认后，用户所选的模版将统一应用于所有图片。</w:t>
      </w:r>
    </w:p>
    <w:p w:rsidR="00EC0997" w:rsidRDefault="00EC0997">
      <w:pPr>
        <w:pStyle w:val="a0"/>
        <w:spacing w:line="360" w:lineRule="exact"/>
        <w:ind w:left="420"/>
      </w:pPr>
    </w:p>
    <w:p w:rsidR="00EC0997" w:rsidRDefault="006117A3">
      <w:pPr>
        <w:pStyle w:val="a0"/>
        <w:ind w:left="420"/>
        <w:jc w:val="center"/>
      </w:pPr>
      <w:r>
        <w:rPr>
          <w:rFonts w:hint="eastAsia"/>
          <w:noProof/>
        </w:rPr>
        <w:drawing>
          <wp:inline distT="0" distB="0" distL="114300" distR="114300">
            <wp:extent cx="4275455" cy="1656080"/>
            <wp:effectExtent l="0" t="0" r="6985" b="5080"/>
            <wp:docPr id="56" name="图片 56" descr="设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设置1"/>
                    <pic:cNvPicPr>
                      <a:picLocks noChangeAspect="1"/>
                    </pic:cNvPicPr>
                  </pic:nvPicPr>
                  <pic:blipFill>
                    <a:blip r:embed="rId36"/>
                    <a:stretch>
                      <a:fillRect/>
                    </a:stretch>
                  </pic:blipFill>
                  <pic:spPr>
                    <a:xfrm>
                      <a:off x="0" y="0"/>
                      <a:ext cx="4275455" cy="1656080"/>
                    </a:xfrm>
                    <a:prstGeom prst="rect">
                      <a:avLst/>
                    </a:prstGeom>
                  </pic:spPr>
                </pic:pic>
              </a:graphicData>
            </a:graphic>
          </wp:inline>
        </w:drawing>
      </w:r>
    </w:p>
    <w:p w:rsidR="00EC0997" w:rsidRDefault="006117A3">
      <w:pPr>
        <w:pStyle w:val="a0"/>
        <w:ind w:left="420"/>
        <w:jc w:val="center"/>
      </w:pPr>
      <w:r>
        <w:rPr>
          <w:rFonts w:hint="eastAsia"/>
          <w:noProof/>
        </w:rPr>
        <w:drawing>
          <wp:inline distT="0" distB="0" distL="114300" distR="114300">
            <wp:extent cx="4275455" cy="1656080"/>
            <wp:effectExtent l="0" t="0" r="6985" b="5080"/>
            <wp:docPr id="57" name="图片 57" descr="设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设置2"/>
                    <pic:cNvPicPr>
                      <a:picLocks noChangeAspect="1"/>
                    </pic:cNvPicPr>
                  </pic:nvPicPr>
                  <pic:blipFill>
                    <a:blip r:embed="rId37"/>
                    <a:stretch>
                      <a:fillRect/>
                    </a:stretch>
                  </pic:blipFill>
                  <pic:spPr>
                    <a:xfrm>
                      <a:off x="0" y="0"/>
                      <a:ext cx="4275455" cy="1656080"/>
                    </a:xfrm>
                    <a:prstGeom prst="rect">
                      <a:avLst/>
                    </a:prstGeom>
                  </pic:spPr>
                </pic:pic>
              </a:graphicData>
            </a:graphic>
          </wp:inline>
        </w:drawing>
      </w:r>
    </w:p>
    <w:p w:rsidR="00EC0997" w:rsidRDefault="006117A3">
      <w:pPr>
        <w:pStyle w:val="a5"/>
      </w:pPr>
      <w:r>
        <w:rPr>
          <w:rFonts w:hint="eastAsia"/>
        </w:rPr>
        <w:lastRenderedPageBreak/>
        <w:t>图</w:t>
      </w:r>
      <w:r>
        <w:rPr>
          <w:rFonts w:hint="eastAsia"/>
        </w:rPr>
        <w:t>5.</w:t>
      </w:r>
      <w:r>
        <w:t xml:space="preserve">6 </w:t>
      </w:r>
      <w:r>
        <w:t>选择模版</w:t>
      </w:r>
      <w:proofErr w:type="gramStart"/>
      <w:r>
        <w:rPr>
          <w:rFonts w:hint="eastAsia"/>
        </w:rPr>
        <w:t>及设置</w:t>
      </w:r>
      <w:proofErr w:type="gramEnd"/>
      <w:r>
        <w:rPr>
          <w:rFonts w:hint="eastAsia"/>
        </w:rPr>
        <w:t>界面</w:t>
      </w:r>
    </w:p>
    <w:p w:rsidR="00EC0997" w:rsidRDefault="00EC0997">
      <w:pPr>
        <w:pStyle w:val="a0"/>
        <w:spacing w:line="360" w:lineRule="exact"/>
        <w:ind w:left="420"/>
      </w:pPr>
    </w:p>
    <w:p w:rsidR="00EC0997" w:rsidRDefault="006117A3">
      <w:pPr>
        <w:pStyle w:val="a0"/>
        <w:spacing w:line="360" w:lineRule="exact"/>
        <w:ind w:firstLineChars="400" w:firstLine="840"/>
      </w:pPr>
      <w:r>
        <w:rPr>
          <w:rFonts w:hint="eastAsia"/>
        </w:rPr>
        <w:t>2</w:t>
      </w:r>
      <w:r>
        <w:t xml:space="preserve">. </w:t>
      </w:r>
      <w:r>
        <w:t>打开</w:t>
      </w:r>
      <w:r>
        <w:t>/</w:t>
      </w:r>
      <w:r>
        <w:t>添加</w:t>
      </w:r>
      <w:r>
        <w:rPr>
          <w:rFonts w:hint="eastAsia"/>
        </w:rPr>
        <w:t>图片的</w:t>
      </w:r>
      <w:r>
        <w:t>主要流程</w:t>
      </w:r>
    </w:p>
    <w:p w:rsidR="00EC0997" w:rsidRDefault="006117A3">
      <w:pPr>
        <w:spacing w:line="360" w:lineRule="exact"/>
        <w:ind w:leftChars="200" w:left="420" w:firstLineChars="200" w:firstLine="420"/>
        <w:jc w:val="left"/>
      </w:pPr>
      <w:r>
        <w:t>（</w:t>
      </w:r>
      <w:r>
        <w:t>1</w:t>
      </w:r>
      <w:r>
        <w:t>）用户点击打开菜单，调用文件夹</w:t>
      </w:r>
      <w:r>
        <w:t>ToolStripMenuItem_Click_1</w:t>
      </w:r>
      <w:r>
        <w:rPr>
          <w:rFonts w:hint="eastAsia"/>
        </w:rPr>
        <w:t>()</w:t>
      </w:r>
      <w:r>
        <w:t>函数，打开选择文件夹对话框，获取用户选择的路径，获取当前目录</w:t>
      </w:r>
      <w:r>
        <w:rPr>
          <w:rFonts w:hint="eastAsia"/>
        </w:rPr>
        <w:t>JPEG</w:t>
      </w:r>
      <w:r>
        <w:t>文件列表，</w:t>
      </w:r>
      <w:r>
        <w:t> GetFiles()</w:t>
      </w:r>
      <w:r>
        <w:t>获取指定目录中文件的路径。</w:t>
      </w:r>
    </w:p>
    <w:p w:rsidR="00EC0997" w:rsidRDefault="006117A3">
      <w:pPr>
        <w:spacing w:line="360" w:lineRule="exact"/>
        <w:ind w:leftChars="300" w:left="630" w:firstLineChars="100" w:firstLine="210"/>
        <w:jc w:val="left"/>
      </w:pPr>
      <w:r>
        <w:t>（</w:t>
      </w:r>
      <w:r>
        <w:t>2</w:t>
      </w:r>
      <w:r>
        <w:t>）弹出</w:t>
      </w:r>
      <w:r>
        <w:t>Setting</w:t>
      </w:r>
      <w:r>
        <w:t>窗体，用户选择模版，</w:t>
      </w:r>
      <w:r>
        <w:rPr>
          <w:rFonts w:hint="eastAsia"/>
        </w:rPr>
        <w:t>并且可以对边</w:t>
      </w:r>
      <w:proofErr w:type="gramStart"/>
      <w:r>
        <w:rPr>
          <w:rFonts w:hint="eastAsia"/>
        </w:rPr>
        <w:t>距进行</w:t>
      </w:r>
      <w:proofErr w:type="gramEnd"/>
      <w:r>
        <w:rPr>
          <w:rFonts w:hint="eastAsia"/>
        </w:rPr>
        <w:t>设置。</w:t>
      </w:r>
      <w:r>
        <w:t>针对用户</w:t>
      </w:r>
      <w:r>
        <w:rPr>
          <w:rFonts w:hint="eastAsia"/>
        </w:rPr>
        <w:t>的不同选择，调用不同的处理函数，</w:t>
      </w:r>
      <w:r>
        <w:t>对图片进行处理。</w:t>
      </w:r>
    </w:p>
    <w:p w:rsidR="00EC0997" w:rsidRDefault="006117A3">
      <w:pPr>
        <w:spacing w:line="360" w:lineRule="exact"/>
        <w:ind w:leftChars="200" w:left="420" w:firstLineChars="200" w:firstLine="420"/>
        <w:jc w:val="left"/>
      </w:pPr>
      <w:r>
        <w:t>（</w:t>
      </w:r>
      <w:r>
        <w:t>3</w:t>
      </w:r>
      <w:r>
        <w:t>）调用</w:t>
      </w:r>
      <w:r>
        <w:t xml:space="preserve">loadImageAfterDeal() </w:t>
      </w:r>
      <w:r>
        <w:t>函数生成处理后的图片队列。</w:t>
      </w:r>
    </w:p>
    <w:p w:rsidR="00EC0997" w:rsidRDefault="006117A3">
      <w:pPr>
        <w:spacing w:line="360" w:lineRule="exact"/>
        <w:ind w:leftChars="200" w:left="420" w:firstLineChars="200" w:firstLine="420"/>
        <w:jc w:val="left"/>
      </w:pPr>
      <w:r>
        <w:t>（</w:t>
      </w:r>
      <w:r>
        <w:t>4</w:t>
      </w:r>
      <w:r>
        <w:t>）调用</w:t>
      </w:r>
      <w:r>
        <w:t>UpdateTopShow()</w:t>
      </w:r>
      <w:r>
        <w:t>函数对</w:t>
      </w:r>
      <w:proofErr w:type="gramStart"/>
      <w:r>
        <w:t>缩略图</w:t>
      </w:r>
      <w:proofErr w:type="gramEnd"/>
      <w:r>
        <w:t>队列进行更新，将用户所选文件夹中的图片添加到</w:t>
      </w:r>
      <w:r>
        <w:rPr>
          <w:rFonts w:hint="eastAsia"/>
        </w:rPr>
        <w:t>listCur</w:t>
      </w:r>
      <w:r>
        <w:t>中。</w:t>
      </w:r>
    </w:p>
    <w:p w:rsidR="00EC0997" w:rsidRDefault="006117A3">
      <w:pPr>
        <w:spacing w:line="360" w:lineRule="exact"/>
        <w:ind w:leftChars="200" w:left="420" w:firstLineChars="200" w:firstLine="420"/>
        <w:jc w:val="left"/>
      </w:pPr>
      <w:r>
        <w:t>（</w:t>
      </w:r>
      <w:r>
        <w:t>5</w:t>
      </w:r>
      <w:r>
        <w:t>）调用</w:t>
      </w:r>
      <w:r>
        <w:t>loadImage()</w:t>
      </w:r>
      <w:r>
        <w:t>函数将当前图片展示在大图中，并将当前大图所对应的</w:t>
      </w:r>
      <w:proofErr w:type="gramStart"/>
      <w:r>
        <w:t>缩略图</w:t>
      </w:r>
      <w:proofErr w:type="gramEnd"/>
      <w:r>
        <w:t>的前景色置为高亮。</w:t>
      </w:r>
    </w:p>
    <w:p w:rsidR="00EC0997" w:rsidRDefault="006117A3">
      <w:pPr>
        <w:spacing w:line="360" w:lineRule="exact"/>
        <w:ind w:leftChars="200" w:left="420" w:firstLineChars="200" w:firstLine="420"/>
        <w:jc w:val="left"/>
      </w:pPr>
      <w:r>
        <w:t>（</w:t>
      </w:r>
      <w:r>
        <w:t>6</w:t>
      </w:r>
      <w:r>
        <w:t>）用户点击</w:t>
      </w:r>
      <w:r>
        <w:rPr>
          <w:rFonts w:hint="eastAsia"/>
        </w:rPr>
        <w:t>大图两侧的左右箭头</w:t>
      </w:r>
      <w:r>
        <w:t>时，调用</w:t>
      </w:r>
      <w:r>
        <w:t>left_Click()</w:t>
      </w:r>
      <w:r>
        <w:t>或</w:t>
      </w:r>
      <w:r>
        <w:t>right_Click()</w:t>
      </w:r>
      <w:r>
        <w:t>函数，对当前所显示的大图以及</w:t>
      </w:r>
      <w:proofErr w:type="gramStart"/>
      <w:r>
        <w:t>缩略图</w:t>
      </w:r>
      <w:proofErr w:type="gramEnd"/>
      <w:r>
        <w:t>的高亮进行更新。</w:t>
      </w:r>
    </w:p>
    <w:p w:rsidR="00EC0997" w:rsidRDefault="006117A3">
      <w:pPr>
        <w:spacing w:line="360" w:lineRule="exact"/>
        <w:ind w:leftChars="200" w:left="420" w:firstLineChars="200" w:firstLine="420"/>
        <w:jc w:val="left"/>
      </w:pPr>
      <w:r>
        <w:rPr>
          <w:rFonts w:hint="eastAsia"/>
        </w:rPr>
        <w:t>（</w:t>
      </w:r>
      <w:r>
        <w:rPr>
          <w:rFonts w:hint="eastAsia"/>
        </w:rPr>
        <w:t>7</w:t>
      </w:r>
      <w:r>
        <w:rPr>
          <w:rFonts w:hint="eastAsia"/>
        </w:rPr>
        <w:t>）用户点击</w:t>
      </w:r>
      <w:proofErr w:type="gramStart"/>
      <w:r>
        <w:rPr>
          <w:rFonts w:hint="eastAsia"/>
        </w:rPr>
        <w:t>缩略图</w:t>
      </w:r>
      <w:proofErr w:type="gramEnd"/>
      <w:r>
        <w:rPr>
          <w:rFonts w:hint="eastAsia"/>
        </w:rPr>
        <w:t>两侧的左右箭头时，调用</w:t>
      </w:r>
      <w:r>
        <w:rPr>
          <w:rFonts w:hint="eastAsia"/>
        </w:rPr>
        <w:t>up_left_Click()</w:t>
      </w:r>
      <w:r>
        <w:rPr>
          <w:rFonts w:hint="eastAsia"/>
        </w:rPr>
        <w:t>或</w:t>
      </w:r>
      <w:r>
        <w:rPr>
          <w:rFonts w:hint="eastAsia"/>
        </w:rPr>
        <w:t>up_right_Click()</w:t>
      </w:r>
      <w:r>
        <w:rPr>
          <w:rFonts w:hint="eastAsia"/>
        </w:rPr>
        <w:t>函数，翻页到下一组缩略图。</w:t>
      </w:r>
    </w:p>
    <w:p w:rsidR="00EC0997" w:rsidRDefault="006117A3">
      <w:pPr>
        <w:spacing w:line="360" w:lineRule="exact"/>
        <w:ind w:leftChars="200" w:left="420" w:firstLine="420"/>
        <w:jc w:val="left"/>
        <w:rPr>
          <w:bCs/>
          <w:iCs/>
        </w:rPr>
      </w:pPr>
      <w:r>
        <w:t>（</w:t>
      </w:r>
      <w:r>
        <w:rPr>
          <w:rFonts w:hint="eastAsia"/>
        </w:rPr>
        <w:t>8</w:t>
      </w:r>
      <w:r>
        <w:t>）用户点击</w:t>
      </w:r>
      <w:proofErr w:type="gramStart"/>
      <w:r>
        <w:t>缩略图</w:t>
      </w:r>
      <w:proofErr w:type="gramEnd"/>
      <w:r>
        <w:t>时，调用</w:t>
      </w:r>
      <w:r>
        <w:t>listView1_Click()</w:t>
      </w:r>
      <w:r>
        <w:t>函数，获取用户所点击的</w:t>
      </w:r>
      <w:proofErr w:type="gramStart"/>
      <w:r>
        <w:t>缩略图</w:t>
      </w:r>
      <w:proofErr w:type="gramEnd"/>
      <w:r>
        <w:t>的</w:t>
      </w:r>
      <w:r>
        <w:t>index</w:t>
      </w:r>
      <w:r>
        <w:t>，并将大图更新为用户所点击的相应图片。</w:t>
      </w:r>
    </w:p>
    <w:p w:rsidR="00EC0997" w:rsidRDefault="006117A3">
      <w:pPr>
        <w:spacing w:line="360" w:lineRule="exact"/>
        <w:ind w:leftChars="200" w:left="420" w:firstLine="420"/>
        <w:jc w:val="left"/>
      </w:pPr>
      <w:r>
        <w:t>如下图</w:t>
      </w:r>
      <w:r>
        <w:t>5.</w:t>
      </w:r>
      <w:r>
        <w:rPr>
          <w:rFonts w:hint="eastAsia"/>
        </w:rPr>
        <w:t>7</w:t>
      </w:r>
      <w:r>
        <w:t>为相册排版模块类</w:t>
      </w:r>
      <w:r>
        <w:t>Layout</w:t>
      </w:r>
      <w:r>
        <w:rPr>
          <w:rFonts w:hint="eastAsia"/>
        </w:rPr>
        <w:t>的类图</w:t>
      </w:r>
      <w:r>
        <w:t>，下图</w:t>
      </w:r>
      <w:r>
        <w:t>5.</w:t>
      </w:r>
      <w:r>
        <w:rPr>
          <w:rFonts w:hint="eastAsia"/>
        </w:rPr>
        <w:t>8</w:t>
      </w:r>
      <w:r>
        <w:rPr>
          <w:rFonts w:hint="eastAsia"/>
        </w:rPr>
        <w:t>为</w:t>
      </w:r>
      <w:r>
        <w:t>设置类</w:t>
      </w:r>
      <w:r>
        <w:t>Setting</w:t>
      </w:r>
      <w:r>
        <w:t>的类图。</w:t>
      </w:r>
    </w:p>
    <w:p w:rsidR="00EC0997" w:rsidRDefault="006117A3">
      <w:pPr>
        <w:pStyle w:val="a0"/>
        <w:ind w:firstLine="0"/>
        <w:jc w:val="center"/>
      </w:pPr>
      <w:r>
        <w:rPr>
          <w:rFonts w:hint="eastAsia"/>
          <w:noProof/>
        </w:rPr>
        <w:lastRenderedPageBreak/>
        <w:drawing>
          <wp:inline distT="0" distB="0" distL="114300" distR="114300">
            <wp:extent cx="2905125" cy="8527415"/>
            <wp:effectExtent l="0" t="0" r="5715" b="6985"/>
            <wp:docPr id="55" name="图片 55" descr="Layou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Layout类图"/>
                    <pic:cNvPicPr>
                      <a:picLocks noChangeAspect="1"/>
                    </pic:cNvPicPr>
                  </pic:nvPicPr>
                  <pic:blipFill>
                    <a:blip r:embed="rId38"/>
                    <a:stretch>
                      <a:fillRect/>
                    </a:stretch>
                  </pic:blipFill>
                  <pic:spPr>
                    <a:xfrm>
                      <a:off x="0" y="0"/>
                      <a:ext cx="2905125" cy="8527415"/>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lastRenderedPageBreak/>
        <w:t>图5.7 相册排版Layout类图</w:t>
      </w:r>
    </w:p>
    <w:p w:rsidR="00EC0997" w:rsidRDefault="006117A3">
      <w:pPr>
        <w:jc w:val="center"/>
      </w:pPr>
      <w:r>
        <w:rPr>
          <w:rFonts w:hint="eastAsia"/>
          <w:noProof/>
        </w:rPr>
        <w:drawing>
          <wp:inline distT="0" distB="0" distL="114300" distR="114300">
            <wp:extent cx="2720340" cy="4015740"/>
            <wp:effectExtent l="0" t="0" r="7620" b="7620"/>
            <wp:docPr id="62" name="图片 62" descr="Setting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etting类图"/>
                    <pic:cNvPicPr>
                      <a:picLocks noChangeAspect="1"/>
                    </pic:cNvPicPr>
                  </pic:nvPicPr>
                  <pic:blipFill>
                    <a:blip r:embed="rId39"/>
                    <a:stretch>
                      <a:fillRect/>
                    </a:stretch>
                  </pic:blipFill>
                  <pic:spPr>
                    <a:xfrm>
                      <a:off x="0" y="0"/>
                      <a:ext cx="2720340" cy="4015740"/>
                    </a:xfrm>
                    <a:prstGeom prst="rect">
                      <a:avLst/>
                    </a:prstGeom>
                  </pic:spPr>
                </pic:pic>
              </a:graphicData>
            </a:graphic>
          </wp:inline>
        </w:drawing>
      </w:r>
    </w:p>
    <w:p w:rsidR="00EC0997" w:rsidRDefault="006117A3">
      <w:pPr>
        <w:jc w:val="center"/>
        <w:rPr>
          <w:rFonts w:ascii="宋体" w:hAnsi="宋体" w:cs="宋体"/>
          <w:kern w:val="0"/>
          <w:sz w:val="18"/>
          <w:szCs w:val="15"/>
        </w:rPr>
      </w:pPr>
      <w:r>
        <w:rPr>
          <w:rFonts w:ascii="宋体" w:hAnsi="宋体" w:cs="宋体" w:hint="eastAsia"/>
          <w:sz w:val="18"/>
          <w:szCs w:val="18"/>
        </w:rPr>
        <w:t>图5.8 设置Setting类图</w:t>
      </w:r>
    </w:p>
    <w:p w:rsidR="00EC0997" w:rsidRDefault="00EC0997">
      <w:pPr>
        <w:pStyle w:val="a0"/>
        <w:ind w:firstLine="0"/>
      </w:pPr>
    </w:p>
    <w:p w:rsidR="00EC0997" w:rsidRDefault="006117A3">
      <w:pPr>
        <w:pStyle w:val="2"/>
      </w:pPr>
      <w:bookmarkStart w:id="130" w:name="_Toc4503"/>
      <w:r>
        <w:rPr>
          <w:rFonts w:hint="eastAsia"/>
        </w:rPr>
        <w:t xml:space="preserve">5.4 </w:t>
      </w:r>
      <w:r>
        <w:rPr>
          <w:rFonts w:hint="eastAsia"/>
        </w:rPr>
        <w:t>照片夹</w:t>
      </w:r>
      <w:bookmarkEnd w:id="130"/>
      <w:r>
        <w:rPr>
          <w:rFonts w:hint="eastAsia"/>
        </w:rPr>
        <w:tab/>
        <w:t xml:space="preserve"> </w:t>
      </w:r>
    </w:p>
    <w:p w:rsidR="00EC0997" w:rsidRDefault="006117A3">
      <w:pPr>
        <w:ind w:left="420" w:firstLine="420"/>
      </w:pPr>
      <w:r>
        <w:rPr>
          <w:rFonts w:hint="eastAsia"/>
        </w:rPr>
        <w:t xml:space="preserve">1. </w:t>
      </w:r>
      <w:r>
        <w:rPr>
          <w:rFonts w:hint="eastAsia"/>
        </w:rPr>
        <w:t>照片夹菜单</w:t>
      </w:r>
    </w:p>
    <w:p w:rsidR="00EC0997" w:rsidRDefault="006117A3">
      <w:pPr>
        <w:ind w:left="420" w:firstLine="420"/>
      </w:pPr>
      <w:r>
        <w:rPr>
          <w:rFonts w:hint="eastAsia"/>
        </w:rPr>
        <w:t>用户导入图片后，可选择照片夹功能。照片夹的下拉框中包括三个功能：打开</w:t>
      </w:r>
      <w:r>
        <w:rPr>
          <w:rFonts w:hint="eastAsia"/>
        </w:rPr>
        <w:t>/</w:t>
      </w:r>
      <w:r>
        <w:rPr>
          <w:rFonts w:hint="eastAsia"/>
        </w:rPr>
        <w:t>添加图片，以及排版。</w:t>
      </w:r>
    </w:p>
    <w:p w:rsidR="00EC0997" w:rsidRDefault="006117A3">
      <w:pPr>
        <w:ind w:left="420" w:firstLine="420"/>
      </w:pPr>
      <w:r>
        <w:rPr>
          <w:rFonts w:hint="eastAsia"/>
        </w:rPr>
        <w:t>打开</w:t>
      </w:r>
      <w:r>
        <w:rPr>
          <w:rFonts w:hint="eastAsia"/>
        </w:rPr>
        <w:t>/</w:t>
      </w:r>
      <w:r>
        <w:rPr>
          <w:rFonts w:hint="eastAsia"/>
        </w:rPr>
        <w:t>添加图片与上方</w:t>
      </w:r>
      <w:proofErr w:type="gramStart"/>
      <w:r>
        <w:rPr>
          <w:rFonts w:hint="eastAsia"/>
        </w:rPr>
        <w:t>缩略图</w:t>
      </w:r>
      <w:proofErr w:type="gramEnd"/>
      <w:r>
        <w:rPr>
          <w:rFonts w:hint="eastAsia"/>
        </w:rPr>
        <w:t>和中间大图的打开</w:t>
      </w:r>
      <w:r>
        <w:rPr>
          <w:rFonts w:hint="eastAsia"/>
        </w:rPr>
        <w:t>/</w:t>
      </w:r>
      <w:r>
        <w:rPr>
          <w:rFonts w:hint="eastAsia"/>
        </w:rPr>
        <w:t>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rsidR="00EC0997" w:rsidRDefault="006117A3">
      <w:pPr>
        <w:ind w:left="420" w:firstLine="420"/>
      </w:pPr>
      <w:r>
        <w:rPr>
          <w:rFonts w:hint="eastAsia"/>
        </w:rPr>
        <w:t>排版功能即替换中间大图中加载过的所有图片，按照当时选中的模板将照片夹中的图片重新排版。</w:t>
      </w:r>
    </w:p>
    <w:p w:rsidR="00EC0997" w:rsidRDefault="006117A3">
      <w:pPr>
        <w:ind w:left="420" w:firstLine="420"/>
      </w:pPr>
      <w:r>
        <w:rPr>
          <w:rFonts w:hint="eastAsia"/>
        </w:rPr>
        <w:t>除此之外，还可以对照片夹中的图片进行拖拽，将图片拖拽到中间大图展示的位置，可以替换对应位置的图片。</w:t>
      </w:r>
    </w:p>
    <w:p w:rsidR="00EC0997" w:rsidRDefault="006117A3">
      <w:pPr>
        <w:pStyle w:val="a0"/>
        <w:spacing w:beforeLines="100" w:before="240"/>
        <w:jc w:val="center"/>
        <w:rPr>
          <w:rStyle w:val="Char"/>
          <w:rFonts w:ascii="Times New Roman" w:hAnsi="Times New Roman"/>
        </w:rPr>
      </w:pPr>
      <w:r>
        <w:rPr>
          <w:rStyle w:val="Char"/>
          <w:rFonts w:ascii="Times New Roman" w:hAnsi="Times New Roman" w:hint="eastAsia"/>
          <w:noProof/>
        </w:rPr>
        <w:lastRenderedPageBreak/>
        <w:drawing>
          <wp:inline distT="0" distB="0" distL="114300" distR="114300">
            <wp:extent cx="3505200" cy="2019300"/>
            <wp:effectExtent l="0" t="0" r="0" b="7620"/>
            <wp:docPr id="64" name="图片 64" descr="照片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照片夹"/>
                    <pic:cNvPicPr>
                      <a:picLocks noChangeAspect="1"/>
                    </pic:cNvPicPr>
                  </pic:nvPicPr>
                  <pic:blipFill>
                    <a:blip r:embed="rId40"/>
                    <a:stretch>
                      <a:fillRect/>
                    </a:stretch>
                  </pic:blipFill>
                  <pic:spPr>
                    <a:xfrm>
                      <a:off x="0" y="0"/>
                      <a:ext cx="3505200" cy="2019300"/>
                    </a:xfrm>
                    <a:prstGeom prst="rect">
                      <a:avLst/>
                    </a:prstGeom>
                  </pic:spPr>
                </pic:pic>
              </a:graphicData>
            </a:graphic>
          </wp:inline>
        </w:drawing>
      </w:r>
    </w:p>
    <w:p w:rsidR="00EC0997" w:rsidRDefault="006117A3">
      <w:pPr>
        <w:pStyle w:val="a0"/>
        <w:spacing w:beforeLines="100" w:before="240"/>
        <w:jc w:val="center"/>
        <w:rPr>
          <w:rStyle w:val="Char"/>
          <w:rFonts w:hAnsi="Times New Roman"/>
        </w:rPr>
      </w:pPr>
      <w:r>
        <w:rPr>
          <w:rStyle w:val="Char"/>
          <w:rFonts w:hint="eastAsia"/>
        </w:rPr>
        <w:t>图</w:t>
      </w:r>
      <w:r>
        <w:rPr>
          <w:rStyle w:val="Char"/>
          <w:rFonts w:hint="eastAsia"/>
        </w:rPr>
        <w:t>5.</w:t>
      </w:r>
      <w:r>
        <w:rPr>
          <w:rStyle w:val="Char"/>
        </w:rPr>
        <w:t>9</w:t>
      </w:r>
      <w:r>
        <w:rPr>
          <w:rStyle w:val="Char"/>
          <w:rFonts w:hint="eastAsia"/>
        </w:rPr>
        <w:t xml:space="preserve"> </w:t>
      </w:r>
      <w:r>
        <w:rPr>
          <w:rStyle w:val="Char"/>
        </w:rPr>
        <w:t>照片夹菜单</w:t>
      </w:r>
    </w:p>
    <w:p w:rsidR="00EC0997" w:rsidRDefault="00EC0997">
      <w:pPr>
        <w:ind w:left="420" w:firstLine="420"/>
      </w:pPr>
    </w:p>
    <w:p w:rsidR="00EC0997" w:rsidRDefault="00EC0997">
      <w:pPr>
        <w:ind w:left="420" w:firstLine="420"/>
      </w:pPr>
    </w:p>
    <w:p w:rsidR="00EC0997" w:rsidRDefault="006117A3">
      <w:pPr>
        <w:numPr>
          <w:ilvl w:val="0"/>
          <w:numId w:val="23"/>
        </w:numPr>
        <w:ind w:left="420" w:firstLine="420"/>
      </w:pPr>
      <w:r>
        <w:rPr>
          <w:rFonts w:hint="eastAsia"/>
        </w:rPr>
        <w:t>照片夹的主要流程</w:t>
      </w:r>
    </w:p>
    <w:p w:rsidR="00EC0997" w:rsidRDefault="006117A3">
      <w:pPr>
        <w:ind w:left="840"/>
      </w:pPr>
      <w:r>
        <w:t>（</w:t>
      </w:r>
      <w:r>
        <w:t>1</w:t>
      </w:r>
      <w:r>
        <w:t>）用户点击</w:t>
      </w:r>
      <w:r>
        <w:rPr>
          <w:rFonts w:hint="eastAsia"/>
        </w:rPr>
        <w:t>照片夹中的打开</w:t>
      </w:r>
      <w:r>
        <w:rPr>
          <w:rFonts w:hint="eastAsia"/>
        </w:rPr>
        <w:t>/</w:t>
      </w:r>
      <w:r>
        <w:rPr>
          <w:rFonts w:hint="eastAsia"/>
        </w:rPr>
        <w:t>添加图片。</w:t>
      </w:r>
    </w:p>
    <w:p w:rsidR="00EC0997" w:rsidRDefault="006117A3">
      <w:pPr>
        <w:ind w:left="840"/>
      </w:pPr>
      <w:r>
        <w:t>（</w:t>
      </w:r>
      <w:r>
        <w:t>2</w:t>
      </w:r>
      <w:r>
        <w:t>）</w:t>
      </w:r>
      <w:r>
        <w:rPr>
          <w:rFonts w:hint="eastAsia"/>
        </w:rPr>
        <w:t>左侧列表中展示出照片夹中的图片，将用户所选文件夹中的图片添加到</w:t>
      </w:r>
      <w:r>
        <w:rPr>
          <w:rFonts w:hint="eastAsia"/>
        </w:rPr>
        <w:t>ListLeft</w:t>
      </w:r>
      <w:r>
        <w:rPr>
          <w:rFonts w:hint="eastAsia"/>
        </w:rPr>
        <w:t>中。</w:t>
      </w:r>
    </w:p>
    <w:p w:rsidR="00EC0997" w:rsidRDefault="006117A3">
      <w:pPr>
        <w:ind w:left="840"/>
      </w:pPr>
      <w:r>
        <w:t>（</w:t>
      </w:r>
      <w:r>
        <w:t>3</w:t>
      </w:r>
      <w:r>
        <w:t>）点击照片夹中的排版</w:t>
      </w:r>
      <w:r>
        <w:rPr>
          <w:rFonts w:hint="eastAsia"/>
        </w:rPr>
        <w:t>，</w:t>
      </w:r>
      <w:r>
        <w:t>调用</w:t>
      </w:r>
      <w:r>
        <w:rPr>
          <w:rFonts w:hint="eastAsia"/>
        </w:rPr>
        <w:t>StartLeftSetting()</w:t>
      </w:r>
      <w:r>
        <w:t xml:space="preserve"> </w:t>
      </w:r>
      <w:r>
        <w:t>函数生成处理后的图片队列。</w:t>
      </w:r>
    </w:p>
    <w:p w:rsidR="00EC0997" w:rsidRDefault="006117A3">
      <w:pPr>
        <w:ind w:left="840"/>
      </w:pPr>
      <w:r>
        <w:t>（</w:t>
      </w:r>
      <w:r>
        <w:t>4</w:t>
      </w:r>
      <w:r>
        <w:t>）调用</w:t>
      </w:r>
      <w:r>
        <w:t>loadImage</w:t>
      </w:r>
      <w:r>
        <w:rPr>
          <w:rFonts w:hint="eastAsia"/>
        </w:rPr>
        <w:t>()</w:t>
      </w:r>
      <w:r>
        <w:t>函数将当前图片展示在大图中，并将当前大图所对应的</w:t>
      </w:r>
      <w:proofErr w:type="gramStart"/>
      <w:r>
        <w:t>缩略图</w:t>
      </w:r>
      <w:proofErr w:type="gramEnd"/>
      <w:r>
        <w:t>的前景色置为</w:t>
      </w:r>
      <w:r>
        <w:rPr>
          <w:rFonts w:hint="eastAsia"/>
        </w:rPr>
        <w:t>蓝色</w:t>
      </w:r>
      <w:r>
        <w:t>高亮。</w:t>
      </w:r>
    </w:p>
    <w:p w:rsidR="00EC0997" w:rsidRDefault="006117A3">
      <w:pPr>
        <w:ind w:left="840"/>
      </w:pPr>
      <w:r>
        <w:rPr>
          <w:rFonts w:hint="eastAsia"/>
        </w:rPr>
        <w:t xml:space="preserve"> (5)  </w:t>
      </w:r>
      <w:r>
        <w:rPr>
          <w:rFonts w:hint="eastAsia"/>
        </w:rPr>
        <w:t>拖拽左侧图片到中间大图位置，调用</w:t>
      </w:r>
      <w:r>
        <w:rPr>
          <w:rFonts w:hint="eastAsia"/>
        </w:rPr>
        <w:t>listView2_ItemDrag()</w:t>
      </w:r>
      <w:r>
        <w:rPr>
          <w:rFonts w:hint="eastAsia"/>
        </w:rPr>
        <w:t>获取选择的图片信息，调用</w:t>
      </w:r>
      <w:r>
        <w:rPr>
          <w:rFonts w:hint="eastAsia"/>
        </w:rPr>
        <w:t>left_DragDrop()</w:t>
      </w:r>
      <w:r>
        <w:rPr>
          <w:rFonts w:hint="eastAsia"/>
        </w:rPr>
        <w:t>，</w:t>
      </w:r>
      <w:r>
        <w:rPr>
          <w:rFonts w:hint="eastAsia"/>
        </w:rPr>
        <w:t>left_DragEnter()</w:t>
      </w:r>
      <w:r>
        <w:rPr>
          <w:rFonts w:hint="eastAsia"/>
        </w:rPr>
        <w:t>，将图片展示到被拖拽的位置，进行排版。</w:t>
      </w:r>
    </w:p>
    <w:p w:rsidR="00EC0997" w:rsidRDefault="00EC0997">
      <w:pPr>
        <w:ind w:left="840"/>
      </w:pPr>
    </w:p>
    <w:p w:rsidR="00EC0997" w:rsidRDefault="006117A3">
      <w:pPr>
        <w:pStyle w:val="2"/>
      </w:pPr>
      <w:bookmarkStart w:id="131" w:name="_Toc6157"/>
      <w:r>
        <w:rPr>
          <w:rFonts w:hint="eastAsia"/>
        </w:rPr>
        <w:t xml:space="preserve">5.5 </w:t>
      </w:r>
      <w:r>
        <w:rPr>
          <w:rFonts w:hint="eastAsia"/>
        </w:rPr>
        <w:t>批量更改模板</w:t>
      </w:r>
      <w:bookmarkEnd w:id="131"/>
      <w:r>
        <w:rPr>
          <w:rFonts w:hint="eastAsia"/>
        </w:rPr>
        <w:t xml:space="preserve"> </w:t>
      </w:r>
    </w:p>
    <w:p w:rsidR="00EC0997" w:rsidRDefault="006117A3">
      <w:pPr>
        <w:pStyle w:val="a0"/>
        <w:ind w:left="420"/>
      </w:pPr>
      <w:r>
        <w:t xml:space="preserve">1. </w:t>
      </w:r>
      <w:r>
        <w:t>批量更改菜单</w:t>
      </w:r>
    </w:p>
    <w:p w:rsidR="00EC0997" w:rsidRDefault="006117A3">
      <w:pPr>
        <w:pStyle w:val="a0"/>
        <w:spacing w:line="360" w:lineRule="exact"/>
        <w:ind w:left="420"/>
      </w:pPr>
      <w:r>
        <w:t>用户导入图片后，可选择批量更改模版，即对当前已导入的所有图片套入相同的</w:t>
      </w:r>
      <w:proofErr w:type="gramStart"/>
      <w:r>
        <w:t>的</w:t>
      </w:r>
      <w:proofErr w:type="gramEnd"/>
      <w:r>
        <w:t>模版。软件将提供最常见的几种相册排版模版供用户选择，以便用户进行快速的排版操作，减少重复操作。其中模版包括：单张，单张（转</w:t>
      </w:r>
      <w:r>
        <w:t>90</w:t>
      </w:r>
      <w:r>
        <w:t>度），两张合并，两张合并（转</w:t>
      </w:r>
      <w:r>
        <w:t>90</w:t>
      </w:r>
      <w:r>
        <w:t>度），四张合并，四张合并（转</w:t>
      </w:r>
      <w:r>
        <w:t>90</w:t>
      </w:r>
      <w:r>
        <w:t>度）</w:t>
      </w:r>
      <w:r>
        <w:rPr>
          <w:rFonts w:hint="eastAsia"/>
        </w:rPr>
        <w:t>，八张合并，八张合并（转</w:t>
      </w:r>
      <w:r>
        <w:rPr>
          <w:rFonts w:hint="eastAsia"/>
        </w:rPr>
        <w:t>90</w:t>
      </w:r>
      <w:r>
        <w:rPr>
          <w:rFonts w:hint="eastAsia"/>
        </w:rPr>
        <w:t>度）</w:t>
      </w:r>
      <w:r>
        <w:t>。</w:t>
      </w:r>
    </w:p>
    <w:p w:rsidR="00EC0997" w:rsidRDefault="006117A3">
      <w:pPr>
        <w:pStyle w:val="a0"/>
        <w:spacing w:beforeLines="100" w:before="240"/>
        <w:jc w:val="center"/>
        <w:rPr>
          <w:rStyle w:val="Char"/>
          <w:rFonts w:ascii="Times New Roman" w:hAnsi="Times New Roman"/>
        </w:rPr>
      </w:pPr>
      <w:r>
        <w:rPr>
          <w:rStyle w:val="Char"/>
          <w:rFonts w:ascii="Times New Roman" w:hAnsi="Times New Roman" w:hint="eastAsia"/>
          <w:noProof/>
        </w:rPr>
        <w:drawing>
          <wp:inline distT="0" distB="0" distL="114300" distR="114300">
            <wp:extent cx="2734310" cy="2447925"/>
            <wp:effectExtent l="0" t="0" r="8890" b="5715"/>
            <wp:docPr id="58" name="图片 58" descr="批量更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批量更改"/>
                    <pic:cNvPicPr>
                      <a:picLocks noChangeAspect="1"/>
                    </pic:cNvPicPr>
                  </pic:nvPicPr>
                  <pic:blipFill>
                    <a:blip r:embed="rId41"/>
                    <a:stretch>
                      <a:fillRect/>
                    </a:stretch>
                  </pic:blipFill>
                  <pic:spPr>
                    <a:xfrm>
                      <a:off x="0" y="0"/>
                      <a:ext cx="2734310" cy="2447925"/>
                    </a:xfrm>
                    <a:prstGeom prst="rect">
                      <a:avLst/>
                    </a:prstGeom>
                  </pic:spPr>
                </pic:pic>
              </a:graphicData>
            </a:graphic>
          </wp:inline>
        </w:drawing>
      </w:r>
    </w:p>
    <w:p w:rsidR="00EC0997" w:rsidRDefault="006117A3">
      <w:pPr>
        <w:pStyle w:val="a0"/>
        <w:spacing w:beforeLines="100" w:before="240"/>
        <w:jc w:val="center"/>
        <w:rPr>
          <w:rStyle w:val="Char"/>
          <w:rFonts w:hAnsi="Times New Roman"/>
        </w:rPr>
      </w:pPr>
      <w:r>
        <w:rPr>
          <w:rStyle w:val="Char"/>
          <w:rFonts w:hint="eastAsia"/>
        </w:rPr>
        <w:lastRenderedPageBreak/>
        <w:t>图</w:t>
      </w:r>
      <w:r>
        <w:rPr>
          <w:rStyle w:val="Char"/>
          <w:rFonts w:hint="eastAsia"/>
        </w:rPr>
        <w:t xml:space="preserve">5.10 </w:t>
      </w:r>
      <w:r>
        <w:rPr>
          <w:rStyle w:val="Char"/>
        </w:rPr>
        <w:t>批量更改菜单</w:t>
      </w:r>
    </w:p>
    <w:p w:rsidR="00EC0997" w:rsidRDefault="00EC0997">
      <w:pPr>
        <w:spacing w:line="360" w:lineRule="exact"/>
        <w:ind w:left="420" w:firstLine="420"/>
        <w:jc w:val="left"/>
      </w:pPr>
    </w:p>
    <w:p w:rsidR="00EC0997" w:rsidRDefault="006117A3">
      <w:pPr>
        <w:spacing w:line="360" w:lineRule="exact"/>
        <w:ind w:left="420" w:firstLine="420"/>
        <w:jc w:val="left"/>
      </w:pPr>
      <w:r>
        <w:t xml:space="preserve">2. </w:t>
      </w:r>
      <w:r>
        <w:t>批量更改的主要流程</w:t>
      </w:r>
    </w:p>
    <w:p w:rsidR="00EC0997" w:rsidRDefault="006117A3">
      <w:pPr>
        <w:spacing w:line="360" w:lineRule="exact"/>
        <w:ind w:leftChars="200" w:left="420" w:firstLine="420"/>
        <w:jc w:val="left"/>
      </w:pPr>
      <w:r>
        <w:t>（</w:t>
      </w:r>
      <w:r>
        <w:t>1</w:t>
      </w:r>
      <w:r>
        <w:t>）用户点击批量更改菜单，选择要更改成为的模版</w:t>
      </w:r>
    </w:p>
    <w:p w:rsidR="00EC0997" w:rsidRDefault="006117A3">
      <w:pPr>
        <w:spacing w:line="360" w:lineRule="exact"/>
        <w:ind w:left="840"/>
        <w:jc w:val="left"/>
      </w:pPr>
      <w:r>
        <w:t>（</w:t>
      </w:r>
      <w:r>
        <w:t>2</w:t>
      </w:r>
      <w:r>
        <w:t>）根据用户所选模版调用相应的模</w:t>
      </w:r>
      <w:proofErr w:type="gramStart"/>
      <w:r>
        <w:t>版处理</w:t>
      </w:r>
      <w:proofErr w:type="gramEnd"/>
      <w:r>
        <w:t>函数</w:t>
      </w:r>
    </w:p>
    <w:p w:rsidR="00EC0997" w:rsidRDefault="006117A3">
      <w:pPr>
        <w:spacing w:line="360" w:lineRule="exact"/>
        <w:ind w:leftChars="200" w:left="420" w:firstLineChars="200" w:firstLine="420"/>
        <w:jc w:val="left"/>
      </w:pPr>
      <w:r>
        <w:t>（</w:t>
      </w:r>
      <w:r>
        <w:t>3</w:t>
      </w:r>
      <w:r>
        <w:t>）调用</w:t>
      </w:r>
      <w:r>
        <w:t>loadImageAfterDeal</w:t>
      </w:r>
      <w:r>
        <w:rPr>
          <w:rFonts w:hint="eastAsia"/>
        </w:rPr>
        <w:t>()</w:t>
      </w:r>
      <w:r>
        <w:t xml:space="preserve"> </w:t>
      </w:r>
      <w:r>
        <w:t>函数生成处理后的图片队列。</w:t>
      </w:r>
    </w:p>
    <w:p w:rsidR="00EC0997" w:rsidRDefault="006117A3">
      <w:pPr>
        <w:spacing w:line="360" w:lineRule="exact"/>
        <w:ind w:leftChars="200" w:left="420" w:firstLineChars="200" w:firstLine="420"/>
        <w:jc w:val="left"/>
      </w:pPr>
      <w:r>
        <w:t>（</w:t>
      </w:r>
      <w:r>
        <w:t>4</w:t>
      </w:r>
      <w:r>
        <w:t>）调用</w:t>
      </w:r>
      <w:r>
        <w:t>UpdateTopShow()</w:t>
      </w:r>
      <w:r>
        <w:t>函数对</w:t>
      </w:r>
      <w:proofErr w:type="gramStart"/>
      <w:r>
        <w:t>缩略图</w:t>
      </w:r>
      <w:proofErr w:type="gramEnd"/>
      <w:r>
        <w:t>队列进行更新，将用户所选文件夹中的图片添加到</w:t>
      </w:r>
      <w:r>
        <w:t>List</w:t>
      </w:r>
      <w:r>
        <w:rPr>
          <w:rFonts w:hint="eastAsia"/>
        </w:rPr>
        <w:t>Cur</w:t>
      </w:r>
      <w:r>
        <w:t>中。</w:t>
      </w:r>
    </w:p>
    <w:p w:rsidR="00EC0997" w:rsidRDefault="006117A3">
      <w:pPr>
        <w:spacing w:line="360" w:lineRule="exact"/>
        <w:ind w:leftChars="200" w:left="420" w:firstLineChars="200" w:firstLine="420"/>
        <w:jc w:val="left"/>
      </w:pPr>
      <w:r>
        <w:t>（</w:t>
      </w:r>
      <w:r>
        <w:t>5</w:t>
      </w:r>
      <w:r>
        <w:t>）调用</w:t>
      </w:r>
      <w:r>
        <w:t>loadImage()</w:t>
      </w:r>
      <w:r>
        <w:t>函数将当前图片展示在大图中，并将当前大图所对应的</w:t>
      </w:r>
      <w:proofErr w:type="gramStart"/>
      <w:r>
        <w:t>缩略图</w:t>
      </w:r>
      <w:proofErr w:type="gramEnd"/>
      <w:r>
        <w:t>的前景色置为高亮。</w:t>
      </w:r>
    </w:p>
    <w:p w:rsidR="00EC0997" w:rsidRDefault="00EC0997">
      <w:pPr>
        <w:pStyle w:val="a0"/>
        <w:ind w:firstLine="0"/>
      </w:pPr>
    </w:p>
    <w:p w:rsidR="00EC0997" w:rsidRDefault="006117A3">
      <w:pPr>
        <w:pStyle w:val="2"/>
      </w:pPr>
      <w:bookmarkStart w:id="132" w:name="_Toc5643"/>
      <w:r>
        <w:rPr>
          <w:rFonts w:hint="eastAsia"/>
        </w:rPr>
        <w:t xml:space="preserve">5.6 </w:t>
      </w:r>
      <w:r>
        <w:rPr>
          <w:rFonts w:hint="eastAsia"/>
        </w:rPr>
        <w:t>编辑</w:t>
      </w:r>
      <w:bookmarkEnd w:id="132"/>
      <w:r>
        <w:rPr>
          <w:rFonts w:hint="eastAsia"/>
        </w:rPr>
        <w:tab/>
        <w:t xml:space="preserve"> </w:t>
      </w:r>
    </w:p>
    <w:p w:rsidR="00EC0997" w:rsidRDefault="006117A3">
      <w:pPr>
        <w:pStyle w:val="a0"/>
      </w:pPr>
      <w:r>
        <w:t xml:space="preserve">1. </w:t>
      </w:r>
      <w:r>
        <w:t>加入</w:t>
      </w:r>
      <w:r>
        <w:rPr>
          <w:rFonts w:hint="eastAsia"/>
        </w:rPr>
        <w:t>水印</w:t>
      </w:r>
    </w:p>
    <w:p w:rsidR="00EC0997" w:rsidRDefault="006117A3">
      <w:pPr>
        <w:pStyle w:val="a0"/>
        <w:ind w:left="420"/>
      </w:pPr>
      <w:r>
        <w:rPr>
          <w:rFonts w:hint="eastAsia"/>
        </w:rPr>
        <w:t>1</w:t>
      </w:r>
      <w:r>
        <w:rPr>
          <w:rFonts w:hint="eastAsia"/>
        </w:rPr>
        <w:t>）加入水印界面</w:t>
      </w:r>
    </w:p>
    <w:p w:rsidR="00EC0997" w:rsidRDefault="006117A3">
      <w:pPr>
        <w:pStyle w:val="a0"/>
        <w:spacing w:line="360" w:lineRule="exact"/>
        <w:ind w:left="420"/>
      </w:pPr>
      <w:r>
        <w:t>用户点击菜单中的编辑，然后选择加入</w:t>
      </w:r>
      <w:r>
        <w:rPr>
          <w:rFonts w:hint="eastAsia"/>
        </w:rPr>
        <w:t>水印</w:t>
      </w:r>
      <w:r>
        <w:t>。在弹出的加入</w:t>
      </w:r>
      <w:r>
        <w:rPr>
          <w:rFonts w:hint="eastAsia"/>
        </w:rPr>
        <w:t>水印</w:t>
      </w:r>
      <w:r>
        <w:t>窗体中输入自己想要添加的文字，选择字体、字号</w:t>
      </w:r>
      <w:r>
        <w:rPr>
          <w:rFonts w:hint="eastAsia"/>
        </w:rPr>
        <w:t>、颜色</w:t>
      </w:r>
      <w:r>
        <w:t>与位置。点击确定，文字加入到图片的指定位置。</w:t>
      </w:r>
    </w:p>
    <w:p w:rsidR="00EC0997" w:rsidRDefault="006117A3">
      <w:pPr>
        <w:pStyle w:val="a0"/>
        <w:spacing w:beforeLines="100" w:before="240"/>
        <w:jc w:val="center"/>
        <w:rPr>
          <w:rStyle w:val="Char"/>
          <w:rFonts w:ascii="Times New Roman" w:hAnsi="Times New Roman"/>
        </w:rPr>
      </w:pPr>
      <w:r>
        <w:rPr>
          <w:rStyle w:val="Char"/>
          <w:rFonts w:ascii="Times New Roman" w:hAnsi="Times New Roman" w:hint="eastAsia"/>
          <w:noProof/>
        </w:rPr>
        <w:drawing>
          <wp:inline distT="0" distB="0" distL="114300" distR="114300">
            <wp:extent cx="1838325" cy="2484120"/>
            <wp:effectExtent l="0" t="0" r="5715" b="0"/>
            <wp:docPr id="59" name="图片 59" descr="加入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加入水印"/>
                    <pic:cNvPicPr>
                      <a:picLocks noChangeAspect="1"/>
                    </pic:cNvPicPr>
                  </pic:nvPicPr>
                  <pic:blipFill>
                    <a:blip r:embed="rId42"/>
                    <a:stretch>
                      <a:fillRect/>
                    </a:stretch>
                  </pic:blipFill>
                  <pic:spPr>
                    <a:xfrm>
                      <a:off x="0" y="0"/>
                      <a:ext cx="1838325" cy="2484120"/>
                    </a:xfrm>
                    <a:prstGeom prst="rect">
                      <a:avLst/>
                    </a:prstGeom>
                  </pic:spPr>
                </pic:pic>
              </a:graphicData>
            </a:graphic>
          </wp:inline>
        </w:drawing>
      </w:r>
    </w:p>
    <w:p w:rsidR="00EC0997" w:rsidRDefault="006117A3">
      <w:pPr>
        <w:pStyle w:val="a0"/>
        <w:spacing w:beforeLines="100" w:before="240"/>
        <w:jc w:val="center"/>
        <w:rPr>
          <w:rStyle w:val="Char"/>
          <w:rFonts w:hAnsi="Times New Roman"/>
        </w:rPr>
      </w:pPr>
      <w:r>
        <w:rPr>
          <w:rStyle w:val="Char"/>
          <w:rFonts w:hint="eastAsia"/>
        </w:rPr>
        <w:t>图</w:t>
      </w:r>
      <w:r>
        <w:rPr>
          <w:rStyle w:val="Char"/>
          <w:rFonts w:hint="eastAsia"/>
        </w:rPr>
        <w:t>5.</w:t>
      </w:r>
      <w:r>
        <w:rPr>
          <w:rStyle w:val="Char"/>
        </w:rPr>
        <w:t>1</w:t>
      </w:r>
      <w:r>
        <w:rPr>
          <w:rStyle w:val="Char"/>
          <w:rFonts w:hint="eastAsia"/>
        </w:rPr>
        <w:t>1</w:t>
      </w:r>
      <w:r>
        <w:rPr>
          <w:rStyle w:val="Char"/>
        </w:rPr>
        <w:t xml:space="preserve"> </w:t>
      </w:r>
      <w:r>
        <w:rPr>
          <w:rStyle w:val="Char"/>
        </w:rPr>
        <w:t>加入</w:t>
      </w:r>
      <w:r>
        <w:rPr>
          <w:rStyle w:val="Char"/>
          <w:rFonts w:hint="eastAsia"/>
        </w:rPr>
        <w:t>水印</w:t>
      </w:r>
      <w:r>
        <w:rPr>
          <w:rStyle w:val="Char"/>
        </w:rPr>
        <w:t>界面</w:t>
      </w:r>
    </w:p>
    <w:p w:rsidR="00EC0997" w:rsidRDefault="00EC0997">
      <w:pPr>
        <w:spacing w:line="360" w:lineRule="exact"/>
        <w:ind w:left="420" w:firstLine="420"/>
        <w:jc w:val="left"/>
      </w:pPr>
    </w:p>
    <w:p w:rsidR="00EC0997" w:rsidRDefault="006117A3">
      <w:pPr>
        <w:spacing w:line="360" w:lineRule="exact"/>
        <w:ind w:left="420" w:firstLine="420"/>
        <w:jc w:val="left"/>
      </w:pPr>
      <w:r>
        <w:t>2</w:t>
      </w:r>
      <w:r>
        <w:rPr>
          <w:rFonts w:hint="eastAsia"/>
        </w:rPr>
        <w:t>）</w:t>
      </w:r>
      <w:r>
        <w:t>加入</w:t>
      </w:r>
      <w:r>
        <w:rPr>
          <w:rFonts w:hint="eastAsia"/>
        </w:rPr>
        <w:t>水印</w:t>
      </w:r>
      <w:r>
        <w:t>的主要流程</w:t>
      </w:r>
    </w:p>
    <w:p w:rsidR="00EC0997" w:rsidRDefault="006117A3">
      <w:pPr>
        <w:spacing w:line="360" w:lineRule="exact"/>
        <w:ind w:leftChars="200" w:left="420" w:firstLine="420"/>
        <w:jc w:val="left"/>
      </w:pPr>
      <w:r>
        <w:t>（</w:t>
      </w:r>
      <w:r>
        <w:t>1</w:t>
      </w:r>
      <w:r>
        <w:t>）用户点击菜单栏的编辑中的加入文字选项，调用加入文字</w:t>
      </w:r>
      <w:r>
        <w:t>ToolStripMenuItem_Click()</w:t>
      </w:r>
      <w:r>
        <w:t>函数。</w:t>
      </w:r>
    </w:p>
    <w:p w:rsidR="00EC0997" w:rsidRDefault="006117A3">
      <w:pPr>
        <w:spacing w:line="360" w:lineRule="exact"/>
        <w:ind w:left="840"/>
        <w:jc w:val="left"/>
      </w:pPr>
      <w:r>
        <w:t>（</w:t>
      </w:r>
      <w:r>
        <w:t>2</w:t>
      </w:r>
      <w:r>
        <w:t>）弹出</w:t>
      </w:r>
      <w:r>
        <w:t>FontSelect</w:t>
      </w:r>
      <w:r>
        <w:t>窗体，读取用户输入的文字、选择的字体、字号、</w:t>
      </w:r>
      <w:r>
        <w:rPr>
          <w:rFonts w:hint="eastAsia"/>
        </w:rPr>
        <w:t>颜色、</w:t>
      </w:r>
      <w:r>
        <w:t>位置信息。</w:t>
      </w:r>
    </w:p>
    <w:p w:rsidR="00EC0997" w:rsidRDefault="006117A3">
      <w:pPr>
        <w:spacing w:line="360" w:lineRule="exact"/>
        <w:ind w:leftChars="200" w:left="420" w:firstLineChars="200" w:firstLine="420"/>
        <w:jc w:val="left"/>
      </w:pPr>
      <w:r>
        <w:t>（</w:t>
      </w:r>
      <w:r>
        <w:t>3</w:t>
      </w:r>
      <w:r>
        <w:t>）读取当前图片，调用</w:t>
      </w:r>
      <w:r>
        <w:t>drawString()</w:t>
      </w:r>
      <w:r>
        <w:t>函数将文字添加到图片上。</w:t>
      </w:r>
    </w:p>
    <w:p w:rsidR="00EC0997" w:rsidRDefault="006117A3">
      <w:pPr>
        <w:spacing w:line="360" w:lineRule="exact"/>
        <w:ind w:leftChars="200" w:left="420" w:firstLineChars="200" w:firstLine="420"/>
        <w:jc w:val="left"/>
      </w:pPr>
      <w:r>
        <w:t>（</w:t>
      </w:r>
      <w:r>
        <w:t>4</w:t>
      </w:r>
      <w:r>
        <w:t>）保存编辑后的图片，并更新当前图片队列。</w:t>
      </w:r>
    </w:p>
    <w:p w:rsidR="00EC0997" w:rsidRDefault="006117A3">
      <w:pPr>
        <w:pStyle w:val="a8"/>
        <w:ind w:left="420" w:firstLine="420"/>
      </w:pPr>
      <w:r>
        <w:t>如下图</w:t>
      </w:r>
      <w:r>
        <w:t>5.1</w:t>
      </w:r>
      <w:r>
        <w:rPr>
          <w:rFonts w:hint="eastAsia"/>
        </w:rPr>
        <w:t>2</w:t>
      </w:r>
      <w:r>
        <w:t>为加入</w:t>
      </w:r>
      <w:r>
        <w:rPr>
          <w:rFonts w:hint="eastAsia"/>
        </w:rPr>
        <w:t>水印</w:t>
      </w:r>
      <w:r>
        <w:t>模块类</w:t>
      </w:r>
      <w:r>
        <w:t>FontSelect</w:t>
      </w:r>
      <w:r>
        <w:t>类图。</w:t>
      </w:r>
    </w:p>
    <w:p w:rsidR="00EC0997" w:rsidRDefault="006117A3">
      <w:pPr>
        <w:pStyle w:val="a8"/>
        <w:spacing w:line="240" w:lineRule="auto"/>
        <w:jc w:val="center"/>
        <w:rPr>
          <w:rStyle w:val="Char"/>
        </w:rPr>
      </w:pPr>
      <w:r>
        <w:rPr>
          <w:rStyle w:val="Char"/>
          <w:rFonts w:hint="eastAsia"/>
          <w:noProof/>
        </w:rPr>
        <w:lastRenderedPageBreak/>
        <w:drawing>
          <wp:inline distT="0" distB="0" distL="114300" distR="114300">
            <wp:extent cx="1988820" cy="2019300"/>
            <wp:effectExtent l="0" t="0" r="7620" b="7620"/>
            <wp:docPr id="65" name="图片 65" descr="FontSelec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ontSelect类图"/>
                    <pic:cNvPicPr>
                      <a:picLocks noChangeAspect="1"/>
                    </pic:cNvPicPr>
                  </pic:nvPicPr>
                  <pic:blipFill>
                    <a:blip r:embed="rId43"/>
                    <a:stretch>
                      <a:fillRect/>
                    </a:stretch>
                  </pic:blipFill>
                  <pic:spPr>
                    <a:xfrm>
                      <a:off x="0" y="0"/>
                      <a:ext cx="1988820" cy="2019300"/>
                    </a:xfrm>
                    <a:prstGeom prst="rect">
                      <a:avLst/>
                    </a:prstGeom>
                  </pic:spPr>
                </pic:pic>
              </a:graphicData>
            </a:graphic>
          </wp:inline>
        </w:drawing>
      </w:r>
    </w:p>
    <w:p w:rsidR="00EC0997" w:rsidRDefault="006117A3">
      <w:pPr>
        <w:pStyle w:val="a8"/>
        <w:jc w:val="center"/>
        <w:rPr>
          <w:bCs/>
          <w:iCs/>
        </w:rPr>
      </w:pPr>
      <w:r>
        <w:rPr>
          <w:rStyle w:val="Char"/>
          <w:rFonts w:hint="eastAsia"/>
        </w:rPr>
        <w:t>图</w:t>
      </w:r>
      <w:r>
        <w:rPr>
          <w:rStyle w:val="Char"/>
          <w:rFonts w:hint="eastAsia"/>
        </w:rPr>
        <w:t>5.</w:t>
      </w:r>
      <w:r>
        <w:rPr>
          <w:rStyle w:val="Char"/>
        </w:rPr>
        <w:t>1</w:t>
      </w:r>
      <w:r>
        <w:rPr>
          <w:rStyle w:val="Char"/>
          <w:rFonts w:hint="eastAsia"/>
        </w:rPr>
        <w:t>2</w:t>
      </w:r>
      <w:r>
        <w:rPr>
          <w:rStyle w:val="Char"/>
        </w:rPr>
        <w:t xml:space="preserve"> </w:t>
      </w:r>
      <w:r>
        <w:rPr>
          <w:rStyle w:val="Char"/>
        </w:rPr>
        <w:t>加入</w:t>
      </w:r>
      <w:r>
        <w:rPr>
          <w:rStyle w:val="Char"/>
          <w:rFonts w:hint="eastAsia"/>
        </w:rPr>
        <w:t>水印</w:t>
      </w:r>
      <w:r>
        <w:rPr>
          <w:rStyle w:val="Char"/>
          <w:rFonts w:hint="eastAsia"/>
        </w:rPr>
        <w:t>FontSelect</w:t>
      </w:r>
      <w:r>
        <w:rPr>
          <w:rStyle w:val="Char"/>
        </w:rPr>
        <w:t>类图</w:t>
      </w:r>
    </w:p>
    <w:p w:rsidR="00EC0997" w:rsidRDefault="00EC0997">
      <w:pPr>
        <w:pStyle w:val="a0"/>
        <w:ind w:firstLine="0"/>
      </w:pPr>
    </w:p>
    <w:p w:rsidR="00EC0997" w:rsidRDefault="006117A3">
      <w:pPr>
        <w:pStyle w:val="a0"/>
        <w:numPr>
          <w:ilvl w:val="0"/>
          <w:numId w:val="24"/>
        </w:numPr>
        <w:ind w:left="0"/>
      </w:pPr>
      <w:r>
        <w:rPr>
          <w:rFonts w:hint="eastAsia"/>
        </w:rPr>
        <w:t>添加描述文字</w:t>
      </w:r>
    </w:p>
    <w:p w:rsidR="00EC0997" w:rsidRDefault="006117A3">
      <w:pPr>
        <w:pStyle w:val="a0"/>
        <w:numPr>
          <w:ilvl w:val="0"/>
          <w:numId w:val="25"/>
        </w:numPr>
        <w:ind w:left="420"/>
      </w:pPr>
      <w:r>
        <w:rPr>
          <w:rFonts w:hint="eastAsia"/>
        </w:rPr>
        <w:t>添加描述文字界面</w:t>
      </w:r>
    </w:p>
    <w:p w:rsidR="00EC0997" w:rsidRDefault="006117A3">
      <w:pPr>
        <w:pStyle w:val="a0"/>
        <w:spacing w:line="360" w:lineRule="exact"/>
        <w:ind w:left="420"/>
      </w:pPr>
      <w:r>
        <w:t>用户点击菜单中的编辑，然后选择添加描述文字选项。在弹出的加入文字窗体中输入自己想要添加的文字，选择字体、字号与</w:t>
      </w:r>
      <w:r>
        <w:rPr>
          <w:rFonts w:hint="eastAsia"/>
        </w:rPr>
        <w:t>颜色</w:t>
      </w:r>
      <w:r>
        <w:t>。点击确定，文字加入到图片</w:t>
      </w:r>
      <w:r>
        <w:rPr>
          <w:rFonts w:hint="eastAsia"/>
        </w:rPr>
        <w:t>中与照片相隔设定的文字与图片的距离的白边处</w:t>
      </w:r>
      <w:r>
        <w:t>。</w:t>
      </w:r>
    </w:p>
    <w:p w:rsidR="00EC0997" w:rsidRDefault="006117A3">
      <w:pPr>
        <w:pStyle w:val="a0"/>
        <w:spacing w:beforeLines="100" w:before="240"/>
        <w:jc w:val="center"/>
        <w:rPr>
          <w:rStyle w:val="Char"/>
          <w:rFonts w:ascii="Times New Roman" w:hAnsi="Times New Roman"/>
        </w:rPr>
      </w:pPr>
      <w:r>
        <w:rPr>
          <w:rStyle w:val="Char"/>
          <w:rFonts w:ascii="Times New Roman" w:hAnsi="Times New Roman" w:hint="eastAsia"/>
          <w:noProof/>
        </w:rPr>
        <w:drawing>
          <wp:inline distT="0" distB="0" distL="114300" distR="114300">
            <wp:extent cx="2072640" cy="2484120"/>
            <wp:effectExtent l="0" t="0" r="0" b="0"/>
            <wp:docPr id="66" name="图片 66" descr="添加描述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添加描述文字"/>
                    <pic:cNvPicPr>
                      <a:picLocks noChangeAspect="1"/>
                    </pic:cNvPicPr>
                  </pic:nvPicPr>
                  <pic:blipFill>
                    <a:blip r:embed="rId44"/>
                    <a:stretch>
                      <a:fillRect/>
                    </a:stretch>
                  </pic:blipFill>
                  <pic:spPr>
                    <a:xfrm>
                      <a:off x="0" y="0"/>
                      <a:ext cx="2072640" cy="2484120"/>
                    </a:xfrm>
                    <a:prstGeom prst="rect">
                      <a:avLst/>
                    </a:prstGeom>
                  </pic:spPr>
                </pic:pic>
              </a:graphicData>
            </a:graphic>
          </wp:inline>
        </w:drawing>
      </w:r>
    </w:p>
    <w:p w:rsidR="00EC0997" w:rsidRDefault="006117A3">
      <w:pPr>
        <w:pStyle w:val="a0"/>
        <w:spacing w:beforeLines="100" w:before="240"/>
        <w:jc w:val="center"/>
      </w:pPr>
      <w:r>
        <w:rPr>
          <w:rStyle w:val="Char"/>
          <w:rFonts w:hint="eastAsia"/>
        </w:rPr>
        <w:t>图</w:t>
      </w:r>
      <w:r>
        <w:rPr>
          <w:rStyle w:val="Char"/>
          <w:rFonts w:hint="eastAsia"/>
        </w:rPr>
        <w:t>5.</w:t>
      </w:r>
      <w:r>
        <w:rPr>
          <w:rStyle w:val="Char"/>
        </w:rPr>
        <w:t>1</w:t>
      </w:r>
      <w:r>
        <w:rPr>
          <w:rStyle w:val="Char"/>
          <w:rFonts w:hint="eastAsia"/>
        </w:rPr>
        <w:t>3</w:t>
      </w:r>
      <w:r>
        <w:rPr>
          <w:rStyle w:val="Char"/>
        </w:rPr>
        <w:t xml:space="preserve"> </w:t>
      </w:r>
      <w:r>
        <w:rPr>
          <w:rStyle w:val="Char"/>
        </w:rPr>
        <w:t>添加描述文字界面</w:t>
      </w:r>
    </w:p>
    <w:p w:rsidR="00EC0997" w:rsidRDefault="00EC0997">
      <w:pPr>
        <w:pStyle w:val="a0"/>
        <w:ind w:firstLine="0"/>
      </w:pPr>
    </w:p>
    <w:p w:rsidR="00EC0997" w:rsidRDefault="006117A3">
      <w:pPr>
        <w:pStyle w:val="a0"/>
        <w:numPr>
          <w:ilvl w:val="0"/>
          <w:numId w:val="25"/>
        </w:numPr>
        <w:ind w:left="420"/>
      </w:pPr>
      <w:r>
        <w:rPr>
          <w:rFonts w:hint="eastAsia"/>
        </w:rPr>
        <w:t>添加描述文字的主要流程</w:t>
      </w:r>
    </w:p>
    <w:p w:rsidR="00EC0997" w:rsidRDefault="006117A3">
      <w:pPr>
        <w:spacing w:line="360" w:lineRule="exact"/>
        <w:ind w:leftChars="200" w:left="420" w:firstLine="420"/>
        <w:jc w:val="left"/>
      </w:pPr>
      <w:r>
        <w:t>（</w:t>
      </w:r>
      <w:r>
        <w:t>1</w:t>
      </w:r>
      <w:r>
        <w:t>）用户点击菜单栏的编辑中的加入文字选项，调用加入文字</w:t>
      </w:r>
      <w:r>
        <w:t>ToolStripMenuItem_Click()</w:t>
      </w:r>
      <w:r>
        <w:t>函数。</w:t>
      </w:r>
    </w:p>
    <w:p w:rsidR="00EC0997" w:rsidRDefault="006117A3">
      <w:pPr>
        <w:spacing w:line="360" w:lineRule="exact"/>
        <w:ind w:left="840"/>
        <w:jc w:val="left"/>
      </w:pPr>
      <w:r>
        <w:t>（</w:t>
      </w:r>
      <w:r>
        <w:t>2</w:t>
      </w:r>
      <w:r>
        <w:t>）弹出</w:t>
      </w:r>
      <w:r>
        <w:rPr>
          <w:rFonts w:hint="eastAsia"/>
        </w:rPr>
        <w:t>TextDescription</w:t>
      </w:r>
      <w:r>
        <w:t>窗体，读取用户输入的文字、选择的字体、字号、</w:t>
      </w:r>
      <w:r>
        <w:rPr>
          <w:rFonts w:hint="eastAsia"/>
        </w:rPr>
        <w:t>颜色</w:t>
      </w:r>
      <w:r>
        <w:t>信息。</w:t>
      </w:r>
    </w:p>
    <w:p w:rsidR="00EC0997" w:rsidRDefault="006117A3">
      <w:pPr>
        <w:spacing w:line="360" w:lineRule="exact"/>
        <w:ind w:leftChars="200" w:left="420" w:firstLineChars="200" w:firstLine="420"/>
        <w:jc w:val="left"/>
      </w:pPr>
      <w:r>
        <w:t>（</w:t>
      </w:r>
      <w:r>
        <w:t>3</w:t>
      </w:r>
      <w:r>
        <w:t>）读取当前图片，调用</w:t>
      </w:r>
      <w:r>
        <w:t>drawString</w:t>
      </w:r>
      <w:r>
        <w:rPr>
          <w:rFonts w:hint="eastAsia"/>
        </w:rPr>
        <w:t>()</w:t>
      </w:r>
      <w:r>
        <w:t>函数将文字添加到图片上。</w:t>
      </w:r>
    </w:p>
    <w:p w:rsidR="00EC0997" w:rsidRDefault="006117A3">
      <w:pPr>
        <w:spacing w:line="360" w:lineRule="exact"/>
        <w:ind w:leftChars="200" w:left="420" w:firstLineChars="200" w:firstLine="420"/>
        <w:jc w:val="left"/>
      </w:pPr>
      <w:r>
        <w:t>（</w:t>
      </w:r>
      <w:r>
        <w:t>4</w:t>
      </w:r>
      <w:r>
        <w:t>）保存编辑后的图片，并更新当前图片队列。</w:t>
      </w:r>
    </w:p>
    <w:p w:rsidR="00EC0997" w:rsidRDefault="006117A3">
      <w:pPr>
        <w:pStyle w:val="a8"/>
        <w:ind w:left="420" w:firstLine="420"/>
      </w:pPr>
      <w:r>
        <w:t>如下图</w:t>
      </w:r>
      <w:r>
        <w:t>5.1</w:t>
      </w:r>
      <w:r>
        <w:rPr>
          <w:rFonts w:hint="eastAsia"/>
        </w:rPr>
        <w:t>4</w:t>
      </w:r>
      <w:r>
        <w:t>为</w:t>
      </w:r>
      <w:r>
        <w:rPr>
          <w:rFonts w:hint="eastAsia"/>
        </w:rPr>
        <w:t>添加描述文字</w:t>
      </w:r>
      <w:r>
        <w:t>模块类</w:t>
      </w:r>
      <w:r>
        <w:t>TextDescription</w:t>
      </w:r>
      <w:r>
        <w:t>类图。</w:t>
      </w:r>
    </w:p>
    <w:p w:rsidR="00EC0997" w:rsidRDefault="006117A3">
      <w:pPr>
        <w:pStyle w:val="a8"/>
        <w:spacing w:line="240" w:lineRule="auto"/>
        <w:jc w:val="center"/>
        <w:rPr>
          <w:rStyle w:val="Char"/>
        </w:rPr>
      </w:pPr>
      <w:r>
        <w:rPr>
          <w:rStyle w:val="Char"/>
          <w:rFonts w:hint="eastAsia"/>
          <w:noProof/>
        </w:rPr>
        <w:lastRenderedPageBreak/>
        <w:drawing>
          <wp:inline distT="0" distB="0" distL="114300" distR="114300">
            <wp:extent cx="1988820" cy="1729740"/>
            <wp:effectExtent l="0" t="0" r="7620" b="7620"/>
            <wp:docPr id="67" name="图片 67" descr="TextDescription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TextDescription 类图"/>
                    <pic:cNvPicPr>
                      <a:picLocks noChangeAspect="1"/>
                    </pic:cNvPicPr>
                  </pic:nvPicPr>
                  <pic:blipFill>
                    <a:blip r:embed="rId45"/>
                    <a:stretch>
                      <a:fillRect/>
                    </a:stretch>
                  </pic:blipFill>
                  <pic:spPr>
                    <a:xfrm>
                      <a:off x="0" y="0"/>
                      <a:ext cx="1988820" cy="1729740"/>
                    </a:xfrm>
                    <a:prstGeom prst="rect">
                      <a:avLst/>
                    </a:prstGeom>
                  </pic:spPr>
                </pic:pic>
              </a:graphicData>
            </a:graphic>
          </wp:inline>
        </w:drawing>
      </w:r>
    </w:p>
    <w:p w:rsidR="00EC0997" w:rsidRDefault="006117A3">
      <w:pPr>
        <w:pStyle w:val="a8"/>
        <w:jc w:val="center"/>
        <w:rPr>
          <w:bCs/>
          <w:iCs/>
        </w:rPr>
      </w:pPr>
      <w:r>
        <w:rPr>
          <w:rStyle w:val="Char"/>
          <w:rFonts w:hint="eastAsia"/>
        </w:rPr>
        <w:t>图</w:t>
      </w:r>
      <w:r>
        <w:rPr>
          <w:rStyle w:val="Char"/>
          <w:rFonts w:hint="eastAsia"/>
        </w:rPr>
        <w:t>5.</w:t>
      </w:r>
      <w:r>
        <w:rPr>
          <w:rStyle w:val="Char"/>
        </w:rPr>
        <w:t>1</w:t>
      </w:r>
      <w:r>
        <w:rPr>
          <w:rStyle w:val="Char"/>
          <w:rFonts w:hint="eastAsia"/>
        </w:rPr>
        <w:t>4</w:t>
      </w:r>
      <w:r>
        <w:rPr>
          <w:rStyle w:val="Char"/>
        </w:rPr>
        <w:t xml:space="preserve"> </w:t>
      </w:r>
      <w:r>
        <w:rPr>
          <w:rStyle w:val="Char"/>
        </w:rPr>
        <w:t>添加描述文字</w:t>
      </w:r>
      <w:r>
        <w:rPr>
          <w:rStyle w:val="Char"/>
        </w:rPr>
        <w:t>TextDescription</w:t>
      </w:r>
      <w:r>
        <w:rPr>
          <w:rStyle w:val="Char"/>
        </w:rPr>
        <w:t>类图</w:t>
      </w:r>
    </w:p>
    <w:p w:rsidR="00EC0997" w:rsidRDefault="00EC0997">
      <w:pPr>
        <w:pStyle w:val="a0"/>
        <w:ind w:left="1260" w:firstLine="0"/>
      </w:pPr>
    </w:p>
    <w:p w:rsidR="00EC0997" w:rsidRDefault="00EC0997">
      <w:pPr>
        <w:pStyle w:val="a0"/>
        <w:ind w:left="840" w:firstLine="0"/>
      </w:pPr>
    </w:p>
    <w:p w:rsidR="00EC0997" w:rsidRDefault="006117A3">
      <w:pPr>
        <w:pStyle w:val="a0"/>
        <w:numPr>
          <w:ilvl w:val="0"/>
          <w:numId w:val="24"/>
        </w:numPr>
        <w:ind w:left="0"/>
      </w:pPr>
      <w:r>
        <w:rPr>
          <w:rFonts w:hint="eastAsia"/>
        </w:rPr>
        <w:t>调整图片</w:t>
      </w:r>
    </w:p>
    <w:p w:rsidR="00EC0997" w:rsidRDefault="006117A3">
      <w:pPr>
        <w:pStyle w:val="a0"/>
        <w:ind w:left="840" w:firstLine="0"/>
      </w:pPr>
      <w:r>
        <w:rPr>
          <w:rFonts w:hint="eastAsia"/>
        </w:rPr>
        <w:t>1</w:t>
      </w:r>
      <w:r>
        <w:rPr>
          <w:rFonts w:hint="eastAsia"/>
        </w:rPr>
        <w:t>）调整图片界面</w:t>
      </w:r>
    </w:p>
    <w:p w:rsidR="00EC0997" w:rsidRDefault="006117A3">
      <w:pPr>
        <w:spacing w:line="360" w:lineRule="exact"/>
        <w:ind w:left="420" w:firstLine="420"/>
      </w:pPr>
      <w:r>
        <w:rPr>
          <w:rFonts w:hint="eastAsia"/>
        </w:rPr>
        <w:t>用户点击菜单中的编辑下的调整图片，便弹出打开单张编辑窗口。用户可以通过点击右侧的“更换图片”、“左旋</w:t>
      </w:r>
      <w:r>
        <w:rPr>
          <w:rFonts w:hint="eastAsia"/>
        </w:rPr>
        <w:t>90</w:t>
      </w:r>
      <w:r>
        <w:rPr>
          <w:rFonts w:hint="eastAsia"/>
        </w:rPr>
        <w:t>度”、“右旋</w:t>
      </w:r>
      <w:r>
        <w:rPr>
          <w:rFonts w:hint="eastAsia"/>
        </w:rPr>
        <w:t>90</w:t>
      </w:r>
      <w:r>
        <w:rPr>
          <w:rFonts w:hint="eastAsia"/>
        </w:rPr>
        <w:t>度”、“放大”、“缩小”进行相应的操作。编辑完成后，点击右下角“保存”按钮，可将编辑后的图片保存在</w:t>
      </w:r>
      <w:proofErr w:type="gramStart"/>
      <w:r>
        <w:rPr>
          <w:rFonts w:hint="eastAsia"/>
        </w:rPr>
        <w:t>该图片</w:t>
      </w:r>
      <w:proofErr w:type="gramEnd"/>
      <w:r>
        <w:rPr>
          <w:rFonts w:hint="eastAsia"/>
        </w:rPr>
        <w:t>的对应位置。</w:t>
      </w:r>
    </w:p>
    <w:p w:rsidR="00EC0997" w:rsidRDefault="006117A3">
      <w:pPr>
        <w:pStyle w:val="a0"/>
        <w:spacing w:beforeLines="100" w:before="240"/>
        <w:jc w:val="center"/>
        <w:rPr>
          <w:rStyle w:val="Char"/>
          <w:rFonts w:ascii="Times New Roman" w:hAnsi="Times New Roman"/>
        </w:rPr>
      </w:pPr>
      <w:r>
        <w:rPr>
          <w:rStyle w:val="Char"/>
          <w:rFonts w:ascii="Times New Roman" w:hAnsi="Times New Roman" w:hint="eastAsia"/>
          <w:noProof/>
        </w:rPr>
        <w:drawing>
          <wp:inline distT="0" distB="0" distL="114300" distR="114300">
            <wp:extent cx="5394325" cy="3743960"/>
            <wp:effectExtent l="0" t="0" r="635" b="5080"/>
            <wp:docPr id="60" name="图片 60" descr="调整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调整图片"/>
                    <pic:cNvPicPr>
                      <a:picLocks noChangeAspect="1"/>
                    </pic:cNvPicPr>
                  </pic:nvPicPr>
                  <pic:blipFill>
                    <a:blip r:embed="rId46"/>
                    <a:stretch>
                      <a:fillRect/>
                    </a:stretch>
                  </pic:blipFill>
                  <pic:spPr>
                    <a:xfrm>
                      <a:off x="0" y="0"/>
                      <a:ext cx="5394325" cy="3743960"/>
                    </a:xfrm>
                    <a:prstGeom prst="rect">
                      <a:avLst/>
                    </a:prstGeom>
                  </pic:spPr>
                </pic:pic>
              </a:graphicData>
            </a:graphic>
          </wp:inline>
        </w:drawing>
      </w:r>
    </w:p>
    <w:p w:rsidR="00EC0997" w:rsidRDefault="006117A3">
      <w:pPr>
        <w:pStyle w:val="a0"/>
        <w:spacing w:beforeLines="100" w:before="240"/>
        <w:jc w:val="center"/>
        <w:rPr>
          <w:rStyle w:val="Char"/>
          <w:rFonts w:hAnsi="Times New Roman"/>
        </w:rPr>
      </w:pPr>
      <w:r>
        <w:rPr>
          <w:rStyle w:val="Char"/>
          <w:rFonts w:hint="eastAsia"/>
        </w:rPr>
        <w:t>图</w:t>
      </w:r>
      <w:r>
        <w:rPr>
          <w:rStyle w:val="Char"/>
          <w:rFonts w:hint="eastAsia"/>
        </w:rPr>
        <w:t>5.</w:t>
      </w:r>
      <w:r>
        <w:rPr>
          <w:rStyle w:val="Char"/>
        </w:rPr>
        <w:t>1</w:t>
      </w:r>
      <w:r>
        <w:rPr>
          <w:rStyle w:val="Char"/>
          <w:rFonts w:hint="eastAsia"/>
        </w:rPr>
        <w:t>5</w:t>
      </w:r>
      <w:r>
        <w:rPr>
          <w:rStyle w:val="Char"/>
        </w:rPr>
        <w:t xml:space="preserve"> </w:t>
      </w:r>
      <w:r>
        <w:rPr>
          <w:rStyle w:val="Char"/>
          <w:rFonts w:hint="eastAsia"/>
        </w:rPr>
        <w:t>调整图片界面</w:t>
      </w:r>
    </w:p>
    <w:p w:rsidR="00EC0997" w:rsidRDefault="00EC0997">
      <w:pPr>
        <w:spacing w:line="360" w:lineRule="exact"/>
        <w:ind w:left="420" w:firstLine="420"/>
        <w:jc w:val="left"/>
      </w:pPr>
    </w:p>
    <w:p w:rsidR="00EC0997" w:rsidRDefault="006117A3">
      <w:pPr>
        <w:spacing w:line="360" w:lineRule="exact"/>
        <w:ind w:left="420" w:firstLine="420"/>
        <w:jc w:val="left"/>
      </w:pPr>
      <w:r>
        <w:rPr>
          <w:rFonts w:hint="eastAsia"/>
        </w:rPr>
        <w:t>2</w:t>
      </w:r>
      <w:r>
        <w:rPr>
          <w:rFonts w:hint="eastAsia"/>
        </w:rPr>
        <w:t>）</w:t>
      </w:r>
      <w:r>
        <w:t xml:space="preserve"> </w:t>
      </w:r>
      <w:r>
        <w:rPr>
          <w:rFonts w:hint="eastAsia"/>
        </w:rPr>
        <w:t>调整图片</w:t>
      </w:r>
      <w:r>
        <w:t>的主要流程</w:t>
      </w:r>
    </w:p>
    <w:p w:rsidR="00EC0997" w:rsidRDefault="006117A3">
      <w:pPr>
        <w:spacing w:line="360" w:lineRule="exact"/>
        <w:ind w:leftChars="200" w:left="420" w:firstLine="420"/>
        <w:jc w:val="left"/>
      </w:pPr>
      <w:r>
        <w:t>（</w:t>
      </w:r>
      <w:r>
        <w:t>1</w:t>
      </w:r>
      <w:r>
        <w:t>）用户点击菜单栏中</w:t>
      </w:r>
      <w:r>
        <w:rPr>
          <w:rFonts w:hint="eastAsia"/>
        </w:rPr>
        <w:t>编辑下的调整图片大小或更换图片</w:t>
      </w:r>
      <w:r>
        <w:t>。</w:t>
      </w:r>
    </w:p>
    <w:p w:rsidR="00EC0997" w:rsidRDefault="006117A3">
      <w:pPr>
        <w:spacing w:line="360" w:lineRule="exact"/>
        <w:ind w:leftChars="200" w:left="420" w:firstLine="420"/>
        <w:jc w:val="left"/>
      </w:pPr>
      <w:r>
        <w:rPr>
          <w:rFonts w:hint="eastAsia"/>
        </w:rPr>
        <w:t>（</w:t>
      </w:r>
      <w:r>
        <w:rPr>
          <w:rFonts w:hint="eastAsia"/>
        </w:rPr>
        <w:t>2</w:t>
      </w:r>
      <w:r>
        <w:rPr>
          <w:rFonts w:hint="eastAsia"/>
        </w:rPr>
        <w:t>）弹出</w:t>
      </w:r>
      <w:r>
        <w:rPr>
          <w:rFonts w:hint="eastAsia"/>
        </w:rPr>
        <w:t>SingleDeal</w:t>
      </w:r>
      <w:r>
        <w:rPr>
          <w:rFonts w:hint="eastAsia"/>
        </w:rPr>
        <w:t>窗体。</w:t>
      </w:r>
    </w:p>
    <w:p w:rsidR="00EC0997" w:rsidRDefault="006117A3">
      <w:pPr>
        <w:spacing w:line="360" w:lineRule="exact"/>
        <w:ind w:leftChars="200" w:left="420" w:firstLine="420"/>
        <w:jc w:val="left"/>
      </w:pPr>
      <w:r>
        <w:rPr>
          <w:rFonts w:hint="eastAsia"/>
        </w:rPr>
        <w:lastRenderedPageBreak/>
        <w:t>（</w:t>
      </w:r>
      <w:r>
        <w:rPr>
          <w:rFonts w:hint="eastAsia"/>
        </w:rPr>
        <w:t>3</w:t>
      </w:r>
      <w:r>
        <w:rPr>
          <w:rFonts w:hint="eastAsia"/>
        </w:rPr>
        <w:t>）用户通过点击“更换图片”、“左旋</w:t>
      </w:r>
      <w:r>
        <w:rPr>
          <w:rFonts w:hint="eastAsia"/>
        </w:rPr>
        <w:t>90</w:t>
      </w:r>
      <w:r>
        <w:rPr>
          <w:rFonts w:hint="eastAsia"/>
        </w:rPr>
        <w:t>度”、“右旋</w:t>
      </w:r>
      <w:r>
        <w:rPr>
          <w:rFonts w:hint="eastAsia"/>
        </w:rPr>
        <w:t>90</w:t>
      </w:r>
      <w:r>
        <w:rPr>
          <w:rFonts w:hint="eastAsia"/>
        </w:rPr>
        <w:t>度”、“放大”、“缩小”按钮进行相应的编辑操作。</w:t>
      </w:r>
    </w:p>
    <w:p w:rsidR="00EC0997" w:rsidRDefault="006117A3">
      <w:pPr>
        <w:spacing w:line="360" w:lineRule="exact"/>
        <w:ind w:leftChars="200" w:left="420" w:firstLine="420"/>
        <w:jc w:val="left"/>
      </w:pPr>
      <w:r>
        <w:rPr>
          <w:rFonts w:hint="eastAsia"/>
        </w:rPr>
        <w:t>（</w:t>
      </w:r>
      <w:r>
        <w:rPr>
          <w:rFonts w:hint="eastAsia"/>
        </w:rPr>
        <w:t>4</w:t>
      </w:r>
      <w:r>
        <w:rPr>
          <w:rFonts w:hint="eastAsia"/>
        </w:rPr>
        <w:t>）点击保存，软件将用户编辑后的图片保存至该张图片的相应位置。</w:t>
      </w:r>
    </w:p>
    <w:p w:rsidR="00EC0997" w:rsidRDefault="006117A3">
      <w:pPr>
        <w:spacing w:line="360" w:lineRule="exact"/>
        <w:ind w:leftChars="200" w:left="420" w:firstLine="420"/>
        <w:jc w:val="left"/>
      </w:pPr>
      <w:r>
        <w:rPr>
          <w:rFonts w:hint="eastAsia"/>
        </w:rPr>
        <w:t>（</w:t>
      </w:r>
      <w:r>
        <w:rPr>
          <w:rFonts w:hint="eastAsia"/>
        </w:rPr>
        <w:t>5</w:t>
      </w:r>
      <w:r>
        <w:rPr>
          <w:rFonts w:hint="eastAsia"/>
        </w:rPr>
        <w:t>）关闭</w:t>
      </w:r>
      <w:r>
        <w:rPr>
          <w:rFonts w:hint="eastAsia"/>
        </w:rPr>
        <w:t>SingleDeal</w:t>
      </w:r>
      <w:r>
        <w:rPr>
          <w:rFonts w:hint="eastAsia"/>
        </w:rPr>
        <w:t>窗体。</w:t>
      </w:r>
    </w:p>
    <w:p w:rsidR="00EC0997" w:rsidRDefault="006117A3">
      <w:pPr>
        <w:spacing w:line="360" w:lineRule="exact"/>
        <w:ind w:leftChars="200" w:left="420" w:firstLine="420"/>
        <w:jc w:val="left"/>
      </w:pPr>
      <w:r>
        <w:rPr>
          <w:rFonts w:hint="eastAsia"/>
        </w:rPr>
        <w:t>（</w:t>
      </w:r>
      <w:r>
        <w:rPr>
          <w:rFonts w:hint="eastAsia"/>
        </w:rPr>
        <w:t>6</w:t>
      </w:r>
      <w:r>
        <w:rPr>
          <w:rFonts w:hint="eastAsia"/>
        </w:rPr>
        <w:t>）更新图片队列。</w:t>
      </w:r>
    </w:p>
    <w:p w:rsidR="00EC0997" w:rsidRDefault="006117A3">
      <w:pPr>
        <w:spacing w:line="360" w:lineRule="exact"/>
        <w:ind w:leftChars="200" w:left="420" w:firstLine="420"/>
        <w:jc w:val="left"/>
      </w:pPr>
      <w:r>
        <w:rPr>
          <w:rFonts w:hint="eastAsia"/>
        </w:rPr>
        <w:t>如下图</w:t>
      </w:r>
      <w:r>
        <w:rPr>
          <w:rFonts w:hint="eastAsia"/>
        </w:rPr>
        <w:t>5.16</w:t>
      </w:r>
      <w:r>
        <w:rPr>
          <w:rFonts w:hint="eastAsia"/>
        </w:rPr>
        <w:t>为调整图片类</w:t>
      </w:r>
      <w:r>
        <w:rPr>
          <w:rFonts w:hint="eastAsia"/>
        </w:rPr>
        <w:t>SingleDeal</w:t>
      </w:r>
      <w:r>
        <w:rPr>
          <w:rFonts w:hint="eastAsia"/>
        </w:rPr>
        <w:t>类图。</w:t>
      </w:r>
    </w:p>
    <w:p w:rsidR="00EC0997" w:rsidRDefault="006117A3">
      <w:pPr>
        <w:pStyle w:val="a0"/>
        <w:spacing w:beforeLines="100" w:before="240"/>
        <w:jc w:val="center"/>
        <w:rPr>
          <w:rStyle w:val="Char"/>
          <w:rFonts w:ascii="Times New Roman" w:hAnsi="Times New Roman"/>
        </w:rPr>
      </w:pPr>
      <w:r>
        <w:rPr>
          <w:rStyle w:val="Char"/>
          <w:rFonts w:ascii="Times New Roman" w:hAnsi="Times New Roman" w:hint="eastAsia"/>
          <w:noProof/>
        </w:rPr>
        <w:drawing>
          <wp:inline distT="0" distB="0" distL="114300" distR="114300">
            <wp:extent cx="2156460" cy="4853940"/>
            <wp:effectExtent l="0" t="0" r="7620" b="7620"/>
            <wp:docPr id="68" name="图片 68" descr="SingleDeal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ingleDeal 类图"/>
                    <pic:cNvPicPr>
                      <a:picLocks noChangeAspect="1"/>
                    </pic:cNvPicPr>
                  </pic:nvPicPr>
                  <pic:blipFill>
                    <a:blip r:embed="rId47"/>
                    <a:stretch>
                      <a:fillRect/>
                    </a:stretch>
                  </pic:blipFill>
                  <pic:spPr>
                    <a:xfrm>
                      <a:off x="0" y="0"/>
                      <a:ext cx="2156460" cy="4853940"/>
                    </a:xfrm>
                    <a:prstGeom prst="rect">
                      <a:avLst/>
                    </a:prstGeom>
                  </pic:spPr>
                </pic:pic>
              </a:graphicData>
            </a:graphic>
          </wp:inline>
        </w:drawing>
      </w:r>
    </w:p>
    <w:p w:rsidR="00EC0997" w:rsidRDefault="006117A3">
      <w:pPr>
        <w:pStyle w:val="a0"/>
        <w:spacing w:beforeLines="100" w:before="240"/>
        <w:jc w:val="center"/>
        <w:rPr>
          <w:rStyle w:val="Char"/>
          <w:rFonts w:hAnsi="Times New Roman"/>
        </w:rPr>
      </w:pPr>
      <w:r>
        <w:rPr>
          <w:rStyle w:val="Char"/>
          <w:rFonts w:hint="eastAsia"/>
        </w:rPr>
        <w:t>图</w:t>
      </w:r>
      <w:r>
        <w:rPr>
          <w:rStyle w:val="Char"/>
          <w:rFonts w:hint="eastAsia"/>
        </w:rPr>
        <w:t>5.</w:t>
      </w:r>
      <w:r>
        <w:rPr>
          <w:rStyle w:val="Char"/>
        </w:rPr>
        <w:t>1</w:t>
      </w:r>
      <w:r>
        <w:rPr>
          <w:rStyle w:val="Char"/>
          <w:rFonts w:hint="eastAsia"/>
        </w:rPr>
        <w:t>6</w:t>
      </w:r>
      <w:r>
        <w:rPr>
          <w:rStyle w:val="Char"/>
        </w:rPr>
        <w:t xml:space="preserve"> </w:t>
      </w:r>
      <w:r>
        <w:rPr>
          <w:rStyle w:val="Char"/>
          <w:rFonts w:hint="eastAsia"/>
        </w:rPr>
        <w:t>调整图片</w:t>
      </w:r>
      <w:r>
        <w:rPr>
          <w:rStyle w:val="Char"/>
          <w:rFonts w:hint="eastAsia"/>
        </w:rPr>
        <w:t>SingleDeal</w:t>
      </w:r>
      <w:r>
        <w:rPr>
          <w:rStyle w:val="Char"/>
          <w:rFonts w:hint="eastAsia"/>
        </w:rPr>
        <w:t>类图</w:t>
      </w:r>
    </w:p>
    <w:p w:rsidR="00EC0997" w:rsidRDefault="00EC0997">
      <w:pPr>
        <w:pStyle w:val="a0"/>
        <w:ind w:firstLine="0"/>
      </w:pPr>
    </w:p>
    <w:p w:rsidR="00EC0997" w:rsidRDefault="006117A3">
      <w:pPr>
        <w:pStyle w:val="2"/>
      </w:pPr>
      <w:bookmarkStart w:id="133" w:name="_Toc15264"/>
      <w:r>
        <w:rPr>
          <w:rFonts w:hint="eastAsia"/>
        </w:rPr>
        <w:t xml:space="preserve">5.7 </w:t>
      </w:r>
      <w:r>
        <w:rPr>
          <w:rFonts w:hint="eastAsia"/>
        </w:rPr>
        <w:t>导出相册</w:t>
      </w:r>
      <w:bookmarkEnd w:id="133"/>
    </w:p>
    <w:p w:rsidR="00EC0997" w:rsidRDefault="006117A3">
      <w:pPr>
        <w:pStyle w:val="a0"/>
        <w:ind w:left="420"/>
      </w:pPr>
      <w:r>
        <w:t xml:space="preserve">1. </w:t>
      </w:r>
      <w:r>
        <w:t>导出相册</w:t>
      </w:r>
      <w:r>
        <w:rPr>
          <w:rFonts w:hint="eastAsia"/>
        </w:rPr>
        <w:t>菜单</w:t>
      </w:r>
    </w:p>
    <w:p w:rsidR="00EC0997" w:rsidRDefault="006117A3">
      <w:pPr>
        <w:spacing w:line="360" w:lineRule="exact"/>
        <w:ind w:left="420" w:firstLine="420"/>
      </w:pPr>
      <w:r>
        <w:t>用户点击菜单中的导出相册，选择导出相册的形式：导出</w:t>
      </w:r>
      <w:r>
        <w:rPr>
          <w:rFonts w:hint="eastAsia"/>
        </w:rPr>
        <w:t>JPEG</w:t>
      </w:r>
      <w:r>
        <w:t>格式图片、</w:t>
      </w:r>
      <w:r>
        <w:rPr>
          <w:rFonts w:hint="eastAsia"/>
        </w:rPr>
        <w:t>导出</w:t>
      </w:r>
      <w:r>
        <w:rPr>
          <w:rFonts w:hint="eastAsia"/>
        </w:rPr>
        <w:t>PNG</w:t>
      </w:r>
      <w:r>
        <w:rPr>
          <w:rFonts w:hint="eastAsia"/>
        </w:rPr>
        <w:t>格式、</w:t>
      </w:r>
      <w:r>
        <w:t>导出</w:t>
      </w:r>
      <w:r>
        <w:rPr>
          <w:rFonts w:hint="eastAsia"/>
        </w:rPr>
        <w:t>PDF</w:t>
      </w:r>
      <w:r>
        <w:t>格式相册。导出</w:t>
      </w:r>
      <w:r>
        <w:rPr>
          <w:rFonts w:hint="eastAsia"/>
        </w:rPr>
        <w:t>JPEG</w:t>
      </w:r>
      <w:r>
        <w:t>格式图片是将相册的每张页面导出为</w:t>
      </w:r>
      <w:r>
        <w:rPr>
          <w:rFonts w:hint="eastAsia"/>
        </w:rPr>
        <w:t>JPEG</w:t>
      </w:r>
      <w:r>
        <w:t>图片，并且按照排版顺序保存在用户指定的路径下。导出</w:t>
      </w:r>
      <w:r>
        <w:rPr>
          <w:rFonts w:hint="eastAsia"/>
        </w:rPr>
        <w:t>PNG</w:t>
      </w:r>
      <w:r>
        <w:t>格式图片是将相册的每张页面导出为</w:t>
      </w:r>
      <w:r>
        <w:t>PNG</w:t>
      </w:r>
      <w:r>
        <w:t>图片，并且按照排版顺序保存在用户指定的路径下。导出</w:t>
      </w:r>
      <w:r>
        <w:rPr>
          <w:rFonts w:hint="eastAsia"/>
        </w:rPr>
        <w:t>PDF</w:t>
      </w:r>
      <w:r>
        <w:t>格式相册为将相册整体</w:t>
      </w:r>
      <w:r>
        <w:lastRenderedPageBreak/>
        <w:t>导出为一个</w:t>
      </w:r>
      <w:r>
        <w:rPr>
          <w:rFonts w:hint="eastAsia"/>
        </w:rPr>
        <w:t>PDF</w:t>
      </w:r>
      <w:r>
        <w:t>文件，保存在用户指定的路径下</w:t>
      </w:r>
      <w:r>
        <w:rPr>
          <w:rFonts w:hint="eastAsia"/>
        </w:rPr>
        <w:t>，默认的命名为相册</w:t>
      </w:r>
      <w:r>
        <w:rPr>
          <w:rFonts w:hint="eastAsia"/>
        </w:rPr>
        <w:t>+</w:t>
      </w:r>
      <w:r>
        <w:rPr>
          <w:rFonts w:hint="eastAsia"/>
        </w:rPr>
        <w:t>当前日期（年月日）</w:t>
      </w:r>
      <w:r>
        <w:t>。</w:t>
      </w:r>
    </w:p>
    <w:p w:rsidR="00EC0997" w:rsidRDefault="006117A3">
      <w:pPr>
        <w:spacing w:line="360" w:lineRule="exact"/>
        <w:ind w:left="420" w:firstLine="420"/>
      </w:pPr>
      <w:r>
        <w:rPr>
          <w:rFonts w:hint="eastAsia"/>
        </w:rPr>
        <w:t>这三</w:t>
      </w:r>
      <w:r>
        <w:t>种方式都不会损失原有照片的质量，以方便用户进行打印、</w:t>
      </w:r>
      <w:r>
        <w:rPr>
          <w:rFonts w:hint="eastAsia"/>
        </w:rPr>
        <w:t>保存或分享</w:t>
      </w:r>
      <w:r>
        <w:t>等后续操作。</w:t>
      </w:r>
    </w:p>
    <w:p w:rsidR="00EC0997" w:rsidRDefault="006117A3">
      <w:pPr>
        <w:pStyle w:val="a0"/>
        <w:spacing w:beforeLines="100" w:before="240"/>
        <w:jc w:val="center"/>
        <w:rPr>
          <w:rStyle w:val="Char"/>
          <w:rFonts w:ascii="Times New Roman" w:hAnsi="Times New Roman"/>
        </w:rPr>
      </w:pPr>
      <w:r>
        <w:rPr>
          <w:rStyle w:val="Char"/>
          <w:rFonts w:ascii="Times New Roman" w:hAnsi="Times New Roman" w:hint="eastAsia"/>
          <w:noProof/>
        </w:rPr>
        <w:drawing>
          <wp:inline distT="0" distB="0" distL="114300" distR="114300">
            <wp:extent cx="2577465" cy="1511935"/>
            <wp:effectExtent l="0" t="0" r="13335" b="12065"/>
            <wp:docPr id="61" name="图片 61" descr="导出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导出相册"/>
                    <pic:cNvPicPr>
                      <a:picLocks noChangeAspect="1"/>
                    </pic:cNvPicPr>
                  </pic:nvPicPr>
                  <pic:blipFill>
                    <a:blip r:embed="rId48"/>
                    <a:stretch>
                      <a:fillRect/>
                    </a:stretch>
                  </pic:blipFill>
                  <pic:spPr>
                    <a:xfrm>
                      <a:off x="0" y="0"/>
                      <a:ext cx="2577465" cy="1511935"/>
                    </a:xfrm>
                    <a:prstGeom prst="rect">
                      <a:avLst/>
                    </a:prstGeom>
                  </pic:spPr>
                </pic:pic>
              </a:graphicData>
            </a:graphic>
          </wp:inline>
        </w:drawing>
      </w:r>
    </w:p>
    <w:p w:rsidR="00EC0997" w:rsidRDefault="006117A3">
      <w:pPr>
        <w:pStyle w:val="a0"/>
        <w:spacing w:beforeLines="100" w:before="240"/>
        <w:jc w:val="center"/>
        <w:rPr>
          <w:rStyle w:val="Char"/>
          <w:rFonts w:hAnsi="Times New Roman"/>
        </w:rPr>
      </w:pPr>
      <w:r>
        <w:rPr>
          <w:rStyle w:val="Char"/>
          <w:rFonts w:hint="eastAsia"/>
        </w:rPr>
        <w:t>图</w:t>
      </w:r>
      <w:r>
        <w:rPr>
          <w:rStyle w:val="Char"/>
          <w:rFonts w:hint="eastAsia"/>
        </w:rPr>
        <w:t>5.</w:t>
      </w:r>
      <w:r>
        <w:rPr>
          <w:rStyle w:val="Char"/>
        </w:rPr>
        <w:t>1</w:t>
      </w:r>
      <w:r>
        <w:rPr>
          <w:rStyle w:val="Char"/>
          <w:rFonts w:hint="eastAsia"/>
        </w:rPr>
        <w:t>7</w:t>
      </w:r>
      <w:r>
        <w:rPr>
          <w:rStyle w:val="Char"/>
        </w:rPr>
        <w:t xml:space="preserve"> </w:t>
      </w:r>
      <w:r>
        <w:rPr>
          <w:rStyle w:val="Char"/>
        </w:rPr>
        <w:t>导出相册菜单</w:t>
      </w:r>
    </w:p>
    <w:p w:rsidR="00EC0997" w:rsidRDefault="00EC0997">
      <w:pPr>
        <w:spacing w:line="360" w:lineRule="exact"/>
        <w:ind w:left="420" w:firstLine="420"/>
        <w:jc w:val="left"/>
      </w:pPr>
    </w:p>
    <w:p w:rsidR="00EC0997" w:rsidRDefault="006117A3">
      <w:pPr>
        <w:spacing w:line="360" w:lineRule="exact"/>
        <w:ind w:left="420" w:firstLine="420"/>
        <w:jc w:val="left"/>
      </w:pPr>
      <w:r>
        <w:t xml:space="preserve">2. </w:t>
      </w:r>
      <w:r>
        <w:t>导出相册的主要流程</w:t>
      </w:r>
    </w:p>
    <w:p w:rsidR="00EC0997" w:rsidRDefault="006117A3">
      <w:pPr>
        <w:spacing w:line="360" w:lineRule="exact"/>
        <w:ind w:leftChars="200" w:left="420" w:firstLine="420"/>
        <w:jc w:val="left"/>
      </w:pPr>
      <w:r>
        <w:t>（</w:t>
      </w:r>
      <w:r>
        <w:t>1</w:t>
      </w:r>
      <w:r>
        <w:t>）用户点击菜单栏中的导出相册，并选择导出相册的形式。</w:t>
      </w:r>
    </w:p>
    <w:p w:rsidR="00EC0997" w:rsidRDefault="006117A3">
      <w:pPr>
        <w:spacing w:line="360" w:lineRule="exact"/>
        <w:ind w:leftChars="200" w:left="420" w:firstLine="420"/>
        <w:jc w:val="left"/>
      </w:pPr>
      <w:r>
        <w:rPr>
          <w:rFonts w:hint="eastAsia"/>
        </w:rPr>
        <w:t>（</w:t>
      </w:r>
      <w:r>
        <w:rPr>
          <w:rFonts w:hint="eastAsia"/>
        </w:rPr>
        <w:t>2</w:t>
      </w:r>
      <w:r>
        <w:rPr>
          <w:rFonts w:hint="eastAsia"/>
        </w:rPr>
        <w:t>）弹出</w:t>
      </w:r>
      <w:r>
        <w:rPr>
          <w:rFonts w:hint="eastAsia"/>
        </w:rPr>
        <w:t>FolderBrowserDialog</w:t>
      </w:r>
      <w:r>
        <w:rPr>
          <w:rFonts w:hint="eastAsia"/>
        </w:rPr>
        <w:t>窗体，让用户选择保存路径。</w:t>
      </w:r>
    </w:p>
    <w:p w:rsidR="00EC0997" w:rsidRDefault="006117A3">
      <w:pPr>
        <w:pStyle w:val="a0"/>
        <w:ind w:left="420"/>
      </w:pPr>
      <w:r>
        <w:rPr>
          <w:rFonts w:hint="eastAsia"/>
        </w:rPr>
        <w:t>（</w:t>
      </w:r>
      <w:r>
        <w:rPr>
          <w:rFonts w:hint="eastAsia"/>
        </w:rPr>
        <w:t>3</w:t>
      </w:r>
      <w:r>
        <w:rPr>
          <w:rFonts w:hint="eastAsia"/>
        </w:rPr>
        <w:t>）将编辑后的相册保存至用户选择的路径下。</w:t>
      </w:r>
    </w:p>
    <w:p w:rsidR="00EC0997" w:rsidRDefault="00EC0997">
      <w:pPr>
        <w:spacing w:line="360" w:lineRule="exact"/>
        <w:ind w:leftChars="200" w:left="420" w:firstLine="420"/>
        <w:jc w:val="left"/>
      </w:pPr>
    </w:p>
    <w:p w:rsidR="00EC0997" w:rsidRDefault="006117A3">
      <w:pPr>
        <w:pStyle w:val="1"/>
        <w:pageBreakBefore/>
        <w:ind w:left="425" w:hanging="425"/>
      </w:pPr>
      <w:bookmarkStart w:id="134" w:name="_Toc12587"/>
      <w:r>
        <w:lastRenderedPageBreak/>
        <w:t>系统测试</w:t>
      </w:r>
      <w:bookmarkEnd w:id="134"/>
    </w:p>
    <w:p w:rsidR="00EC0997" w:rsidRDefault="006117A3">
      <w:pPr>
        <w:pStyle w:val="2"/>
      </w:pPr>
      <w:bookmarkStart w:id="135" w:name="_Toc3801"/>
      <w:r>
        <w:rPr>
          <w:rFonts w:hint="eastAsia"/>
          <w:bCs w:val="0"/>
          <w:iCs w:val="0"/>
        </w:rPr>
        <w:t>6.</w:t>
      </w:r>
      <w:r>
        <w:rPr>
          <w:rFonts w:hint="eastAsia"/>
        </w:rPr>
        <w:t xml:space="preserve">1 </w:t>
      </w:r>
      <w:r>
        <w:t>系统测试环境</w:t>
      </w:r>
      <w:bookmarkEnd w:id="135"/>
    </w:p>
    <w:p w:rsidR="00EC0997" w:rsidRDefault="006117A3">
      <w:pPr>
        <w:pStyle w:val="3"/>
      </w:pPr>
      <w:bookmarkStart w:id="136" w:name="_Toc10061"/>
      <w:r>
        <w:rPr>
          <w:rFonts w:hint="eastAsia"/>
        </w:rPr>
        <w:t xml:space="preserve">6.1.1 </w:t>
      </w:r>
      <w:r>
        <w:rPr>
          <w:rFonts w:hint="eastAsia"/>
        </w:rPr>
        <w:t>硬件环境</w:t>
      </w:r>
      <w:bookmarkEnd w:id="136"/>
    </w:p>
    <w:p w:rsidR="00EC0997" w:rsidRDefault="006117A3">
      <w:pPr>
        <w:pStyle w:val="a8"/>
        <w:numPr>
          <w:ilvl w:val="0"/>
          <w:numId w:val="26"/>
        </w:numPr>
        <w:ind w:firstLine="420"/>
        <w:rPr>
          <w:rFonts w:ascii="宋体" w:hAnsi="宋体" w:cs="宋体"/>
          <w:bCs/>
        </w:rPr>
      </w:pPr>
      <w:r>
        <w:rPr>
          <w:rFonts w:ascii="宋体" w:hAnsi="宋体" w:cs="宋体"/>
          <w:bCs/>
        </w:rPr>
        <w:t>硬盘剩余空间</w:t>
      </w:r>
      <w:r>
        <w:rPr>
          <w:rFonts w:ascii="宋体" w:hAnsi="宋体" w:cs="宋体" w:hint="eastAsia"/>
          <w:bCs/>
        </w:rPr>
        <w:t>多于1G</w:t>
      </w:r>
    </w:p>
    <w:p w:rsidR="00EC0997" w:rsidRDefault="006117A3">
      <w:pPr>
        <w:pStyle w:val="3"/>
      </w:pPr>
      <w:bookmarkStart w:id="137" w:name="_Toc17446"/>
      <w:r>
        <w:rPr>
          <w:rFonts w:hint="eastAsia"/>
        </w:rPr>
        <w:t>6.1.</w:t>
      </w:r>
      <w:r>
        <w:t>2</w:t>
      </w:r>
      <w:r>
        <w:rPr>
          <w:rFonts w:hint="eastAsia"/>
        </w:rPr>
        <w:t xml:space="preserve"> </w:t>
      </w:r>
      <w:r>
        <w:t>软件</w:t>
      </w:r>
      <w:r>
        <w:rPr>
          <w:rFonts w:hint="eastAsia"/>
        </w:rPr>
        <w:t>环境</w:t>
      </w:r>
      <w:bookmarkEnd w:id="137"/>
    </w:p>
    <w:p w:rsidR="00EC0997" w:rsidRDefault="006117A3">
      <w:pPr>
        <w:pStyle w:val="a8"/>
        <w:numPr>
          <w:ilvl w:val="0"/>
          <w:numId w:val="27"/>
        </w:numPr>
        <w:ind w:firstLine="420"/>
        <w:rPr>
          <w:rFonts w:ascii="宋体" w:hAnsi="宋体" w:cs="宋体"/>
        </w:rPr>
      </w:pPr>
      <w:r>
        <w:rPr>
          <w:rFonts w:ascii="宋体" w:hAnsi="宋体" w:cs="宋体"/>
        </w:rPr>
        <w:t>操作系统：</w:t>
      </w:r>
      <w:r>
        <w:rPr>
          <w:rFonts w:ascii="宋体" w:hAnsi="宋体" w:cs="宋体" w:hint="eastAsia"/>
        </w:rPr>
        <w:t>Windows</w:t>
      </w:r>
    </w:p>
    <w:p w:rsidR="00EC0997" w:rsidRDefault="006117A3">
      <w:pPr>
        <w:pStyle w:val="a8"/>
        <w:numPr>
          <w:ilvl w:val="0"/>
          <w:numId w:val="27"/>
        </w:numPr>
        <w:ind w:firstLine="420"/>
        <w:rPr>
          <w:rFonts w:ascii="宋体" w:hAnsi="宋体" w:cs="宋体"/>
        </w:rPr>
      </w:pPr>
      <w:r>
        <w:rPr>
          <w:rFonts w:ascii="宋体" w:hAnsi="宋体" w:cs="宋体" w:hint="eastAsia"/>
        </w:rPr>
        <w:t>Visual Studio 2019</w:t>
      </w:r>
    </w:p>
    <w:p w:rsidR="00EC0997" w:rsidRDefault="006117A3">
      <w:pPr>
        <w:pStyle w:val="a8"/>
        <w:numPr>
          <w:ilvl w:val="0"/>
          <w:numId w:val="27"/>
        </w:numPr>
        <w:ind w:firstLine="420"/>
        <w:rPr>
          <w:rFonts w:ascii="宋体" w:hAnsi="宋体" w:cs="宋体"/>
        </w:rPr>
      </w:pPr>
      <w:r>
        <w:rPr>
          <w:rFonts w:ascii="宋体" w:hAnsi="宋体" w:cs="宋体" w:hint="eastAsia"/>
        </w:rPr>
        <w:t>.Net Framework 4.6</w:t>
      </w:r>
    </w:p>
    <w:p w:rsidR="00EC0997" w:rsidRDefault="006117A3">
      <w:pPr>
        <w:pStyle w:val="2"/>
      </w:pPr>
      <w:bookmarkStart w:id="138" w:name="_Toc2799"/>
      <w:r>
        <w:rPr>
          <w:rFonts w:hint="eastAsia"/>
        </w:rPr>
        <w:t xml:space="preserve">6.2 </w:t>
      </w:r>
      <w:r>
        <w:t>系统功能测试</w:t>
      </w:r>
      <w:bookmarkEnd w:id="138"/>
    </w:p>
    <w:p w:rsidR="00EC0997" w:rsidRDefault="006117A3">
      <w:pPr>
        <w:pStyle w:val="a8"/>
        <w:ind w:leftChars="200" w:left="420" w:firstLine="420"/>
        <w:rPr>
          <w:rFonts w:ascii="宋体" w:hAnsi="宋体" w:cs="宋体"/>
          <w:bCs/>
        </w:rPr>
      </w:pPr>
      <w:r>
        <w:rPr>
          <w:rFonts w:ascii="宋体" w:hAnsi="宋体" w:cs="宋体" w:hint="eastAsia"/>
          <w:bCs/>
        </w:rPr>
        <w:t>功能测试</w:t>
      </w:r>
      <w:r>
        <w:rPr>
          <w:rFonts w:ascii="宋体" w:hAnsi="宋体" w:cs="宋体"/>
          <w:bCs/>
        </w:rPr>
        <w:t>关注</w:t>
      </w:r>
      <w:r>
        <w:rPr>
          <w:rFonts w:ascii="宋体" w:hAnsi="宋体" w:cs="宋体" w:hint="eastAsia"/>
          <w:bCs/>
        </w:rPr>
        <w:t>到了</w:t>
      </w:r>
      <w:r>
        <w:rPr>
          <w:rFonts w:ascii="宋体" w:hAnsi="宋体" w:cs="宋体"/>
          <w:bCs/>
        </w:rPr>
        <w:t>产品的所有功能，</w:t>
      </w:r>
      <w:r>
        <w:rPr>
          <w:rFonts w:ascii="宋体" w:hAnsi="宋体" w:cs="宋体" w:hint="eastAsia"/>
          <w:bCs/>
        </w:rPr>
        <w:t>在功能测试中</w:t>
      </w:r>
      <w:r>
        <w:rPr>
          <w:rFonts w:ascii="宋体" w:hAnsi="宋体" w:cs="宋体"/>
          <w:bCs/>
        </w:rPr>
        <w:t>要考虑到每个细节功能，每个可能存在的功能问题</w:t>
      </w:r>
      <w:r>
        <w:rPr>
          <w:rFonts w:ascii="宋体" w:hAnsi="宋体" w:cs="宋体" w:hint="eastAsia"/>
          <w:bCs/>
        </w:rPr>
        <w:t>，</w:t>
      </w:r>
      <w:r>
        <w:rPr>
          <w:rFonts w:ascii="宋体" w:hAnsi="宋体" w:cs="宋体"/>
          <w:bCs/>
        </w:rPr>
        <w:t>不需要考虑整个软件的内部结构及代码</w:t>
      </w:r>
      <w:r>
        <w:rPr>
          <w:rFonts w:ascii="宋体" w:hAnsi="宋体" w:cs="宋体" w:hint="eastAsia"/>
          <w:bCs/>
        </w:rPr>
        <w:t>。</w:t>
      </w:r>
      <w:r>
        <w:rPr>
          <w:rFonts w:ascii="宋体" w:hAnsi="宋体" w:cs="宋体"/>
          <w:bCs/>
        </w:rPr>
        <w:t>一般从软件产品的界面、</w:t>
      </w:r>
      <w:hyperlink r:id="rId49" w:tgtFrame="/Users/apple/Documents\x/_blank" w:history="1">
        <w:r>
          <w:rPr>
            <w:rFonts w:ascii="宋体" w:hAnsi="宋体" w:cs="宋体"/>
            <w:bCs/>
          </w:rPr>
          <w:t>架构</w:t>
        </w:r>
      </w:hyperlink>
      <w:r>
        <w:rPr>
          <w:rFonts w:ascii="宋体" w:hAnsi="宋体" w:cs="宋体"/>
          <w:bCs/>
        </w:rPr>
        <w:t>出发，按照需求编写出来的</w:t>
      </w:r>
      <w:hyperlink r:id="rId50" w:tgtFrame="/Users/apple/Documents\x/_blank" w:history="1">
        <w:r>
          <w:rPr>
            <w:rFonts w:ascii="宋体" w:hAnsi="宋体" w:cs="宋体"/>
            <w:bCs/>
          </w:rPr>
          <w:t>测试用例</w:t>
        </w:r>
      </w:hyperlink>
      <w:r>
        <w:rPr>
          <w:rFonts w:ascii="宋体" w:hAnsi="宋体" w:cs="宋体"/>
          <w:bCs/>
        </w:rPr>
        <w:t>，输入数据在预期结果和实际结果之间进行评测，进而提出更加使产品达到用户</w:t>
      </w:r>
      <w:r>
        <w:rPr>
          <w:rFonts w:ascii="宋体" w:hAnsi="宋体" w:cs="宋体" w:hint="eastAsia"/>
          <w:bCs/>
        </w:rPr>
        <w:t>提出的需求</w:t>
      </w:r>
      <w:r>
        <w:rPr>
          <w:rFonts w:ascii="宋体" w:hAnsi="宋体" w:cs="宋体"/>
          <w:bCs/>
        </w:rPr>
        <w:t>。</w:t>
      </w:r>
    </w:p>
    <w:p w:rsidR="00EC0997" w:rsidRDefault="006117A3">
      <w:pPr>
        <w:pStyle w:val="a8"/>
        <w:ind w:leftChars="200" w:left="420" w:firstLine="420"/>
        <w:rPr>
          <w:rFonts w:ascii="宋体" w:hAnsi="宋体" w:cs="宋体"/>
          <w:bCs/>
        </w:rPr>
      </w:pPr>
      <w:r>
        <w:rPr>
          <w:rFonts w:ascii="宋体" w:hAnsi="宋体" w:cs="宋体"/>
          <w:bCs/>
        </w:rPr>
        <w:t>功能测试是软件测试的</w:t>
      </w:r>
      <w:r>
        <w:rPr>
          <w:rFonts w:ascii="宋体" w:hAnsi="宋体" w:cs="宋体" w:hint="eastAsia"/>
          <w:bCs/>
        </w:rPr>
        <w:t>重要一步</w:t>
      </w:r>
      <w:r>
        <w:rPr>
          <w:rFonts w:ascii="宋体" w:hAnsi="宋体" w:cs="宋体"/>
          <w:bCs/>
        </w:rPr>
        <w:t>，因为任何一个成熟的系统，软件都是以功能为基底的，最后的目标都是更好的服务，给用户最好的用户体验。</w:t>
      </w:r>
    </w:p>
    <w:p w:rsidR="00EC0997" w:rsidRDefault="006117A3">
      <w:pPr>
        <w:pStyle w:val="a8"/>
        <w:ind w:leftChars="200" w:left="420" w:firstLine="420"/>
        <w:rPr>
          <w:rFonts w:ascii="宋体" w:hAnsi="宋体" w:cs="宋体"/>
          <w:bCs/>
        </w:rPr>
      </w:pPr>
      <w:r>
        <w:rPr>
          <w:rFonts w:ascii="宋体" w:hAnsi="宋体" w:cs="宋体"/>
          <w:bCs/>
        </w:rPr>
        <w:t>本文主要通过场景对系统进行功能测试，通过场景来</w:t>
      </w:r>
      <w:r>
        <w:rPr>
          <w:rFonts w:ascii="宋体" w:hAnsi="宋体" w:cs="宋体" w:hint="eastAsia"/>
          <w:bCs/>
        </w:rPr>
        <w:t>验证</w:t>
      </w:r>
      <w:r>
        <w:rPr>
          <w:rFonts w:ascii="宋体" w:hAnsi="宋体" w:cs="宋体"/>
          <w:bCs/>
        </w:rPr>
        <w:t>系统的功能点或业务流程，通过事件来触发某个</w:t>
      </w:r>
      <w:r>
        <w:rPr>
          <w:rFonts w:ascii="宋体" w:hAnsi="宋体" w:cs="宋体" w:hint="eastAsia"/>
          <w:bCs/>
        </w:rPr>
        <w:t>过程</w:t>
      </w:r>
      <w:r>
        <w:rPr>
          <w:rFonts w:ascii="宋体" w:hAnsi="宋体" w:cs="宋体"/>
          <w:bCs/>
        </w:rPr>
        <w:t>的发生，观察</w:t>
      </w:r>
      <w:r>
        <w:rPr>
          <w:rFonts w:ascii="宋体" w:hAnsi="宋体" w:cs="宋体" w:hint="eastAsia"/>
          <w:bCs/>
        </w:rPr>
        <w:t>记录</w:t>
      </w:r>
      <w:r>
        <w:rPr>
          <w:rFonts w:ascii="宋体" w:hAnsi="宋体" w:cs="宋体"/>
          <w:bCs/>
        </w:rPr>
        <w:t>事件的最终结果，</w:t>
      </w:r>
      <w:r>
        <w:rPr>
          <w:rFonts w:ascii="宋体" w:hAnsi="宋体" w:cs="宋体" w:hint="eastAsia"/>
          <w:bCs/>
        </w:rPr>
        <w:t>比较预期结果与实际结果，</w:t>
      </w:r>
      <w:r>
        <w:rPr>
          <w:rFonts w:ascii="宋体" w:hAnsi="宋体" w:cs="宋体"/>
          <w:bCs/>
        </w:rPr>
        <w:t>发现</w:t>
      </w:r>
      <w:r>
        <w:rPr>
          <w:rFonts w:ascii="宋体" w:hAnsi="宋体" w:cs="宋体" w:hint="eastAsia"/>
          <w:bCs/>
        </w:rPr>
        <w:t>流程</w:t>
      </w:r>
      <w:r>
        <w:rPr>
          <w:rFonts w:ascii="宋体" w:hAnsi="宋体" w:cs="宋体"/>
          <w:bCs/>
        </w:rPr>
        <w:t>中存在的问题。</w:t>
      </w:r>
    </w:p>
    <w:p w:rsidR="00EC0997" w:rsidRDefault="006117A3">
      <w:pPr>
        <w:pStyle w:val="a8"/>
        <w:ind w:leftChars="200" w:left="420" w:firstLine="420"/>
        <w:rPr>
          <w:rFonts w:ascii="宋体" w:hAnsi="宋体" w:cs="宋体"/>
          <w:bCs/>
        </w:rPr>
      </w:pPr>
      <w:r>
        <w:rPr>
          <w:rFonts w:ascii="宋体" w:hAnsi="宋体" w:cs="宋体"/>
          <w:bCs/>
        </w:rPr>
        <w:t>场景法一般包含基本流和备用流，从一个流程开始，通过描述经过的路径来确定的过程，经过遍历所有的基本流和备用流来完成整个场景。</w:t>
      </w:r>
    </w:p>
    <w:p w:rsidR="00EC0997" w:rsidRDefault="006117A3">
      <w:pPr>
        <w:pStyle w:val="3"/>
      </w:pPr>
      <w:bookmarkStart w:id="139" w:name="_Toc11970"/>
      <w:r>
        <w:t>6.2</w:t>
      </w:r>
      <w:r>
        <w:rPr>
          <w:rFonts w:hint="eastAsia"/>
        </w:rPr>
        <w:t>.</w:t>
      </w:r>
      <w:r>
        <w:t>1</w:t>
      </w:r>
      <w:r>
        <w:rPr>
          <w:rFonts w:hint="eastAsia"/>
        </w:rPr>
        <w:t xml:space="preserve"> </w:t>
      </w:r>
      <w:r>
        <w:t>相册阅览模块测试</w:t>
      </w:r>
      <w:bookmarkEnd w:id="139"/>
    </w:p>
    <w:p w:rsidR="00EC0997" w:rsidRDefault="006117A3">
      <w:pPr>
        <w:numPr>
          <w:ilvl w:val="0"/>
          <w:numId w:val="28"/>
        </w:numPr>
        <w:ind w:firstLine="420"/>
      </w:pPr>
      <w:r>
        <w:t>基本流与备选流</w:t>
      </w:r>
    </w:p>
    <w:p w:rsidR="00EC0997" w:rsidRDefault="006117A3">
      <w:pPr>
        <w:pStyle w:val="a8"/>
        <w:ind w:leftChars="200" w:left="420" w:firstLine="420"/>
        <w:rPr>
          <w:rFonts w:ascii="宋体" w:hAnsi="宋体" w:cs="宋体"/>
          <w:bCs/>
        </w:rPr>
      </w:pPr>
      <w:r>
        <w:rPr>
          <w:rFonts w:ascii="宋体" w:hAnsi="宋体" w:cs="宋体"/>
          <w:bCs/>
        </w:rPr>
        <w:t>相册</w:t>
      </w:r>
      <w:r>
        <w:rPr>
          <w:rFonts w:ascii="宋体" w:hAnsi="宋体" w:cs="宋体" w:hint="eastAsia"/>
          <w:bCs/>
        </w:rPr>
        <w:t>阅览</w:t>
      </w:r>
      <w:r>
        <w:rPr>
          <w:rFonts w:ascii="宋体" w:hAnsi="宋体" w:cs="宋体"/>
          <w:bCs/>
        </w:rPr>
        <w:t>模块的基本流为：用户选择相册文件</w:t>
      </w:r>
      <w:r>
        <w:rPr>
          <w:rFonts w:ascii="宋体" w:hAnsi="宋体" w:cs="宋体" w:hint="eastAsia"/>
          <w:bCs/>
        </w:rPr>
        <w:t>格式</w:t>
      </w:r>
      <w:r>
        <w:rPr>
          <w:rFonts w:ascii="宋体" w:hAnsi="宋体" w:cs="宋体"/>
          <w:bCs/>
        </w:rPr>
        <w:t>，</w:t>
      </w:r>
      <w:r>
        <w:rPr>
          <w:rFonts w:ascii="宋体" w:hAnsi="宋体" w:cs="宋体" w:hint="eastAsia"/>
          <w:bCs/>
        </w:rPr>
        <w:t>选择相册文件，</w:t>
      </w:r>
      <w:r>
        <w:rPr>
          <w:rFonts w:ascii="宋体" w:hAnsi="宋体" w:cs="宋体"/>
          <w:bCs/>
        </w:rPr>
        <w:t>相册文件成功打开。备选流包括：用户所选相册文件格式不符。如图6.1和表6.1</w:t>
      </w:r>
      <w:r>
        <w:rPr>
          <w:rFonts w:ascii="宋体" w:hAnsi="宋体" w:cs="宋体" w:hint="eastAsia"/>
          <w:bCs/>
        </w:rPr>
        <w:t>所示</w:t>
      </w:r>
      <w:r>
        <w:rPr>
          <w:rFonts w:ascii="宋体" w:hAnsi="宋体" w:cs="宋体"/>
          <w:bCs/>
        </w:rPr>
        <w:t>。</w:t>
      </w:r>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1645920" cy="2225040"/>
            <wp:effectExtent l="0" t="0" r="0" b="0"/>
            <wp:docPr id="9" name="图片 9" descr="相册阅览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相册阅览流图"/>
                    <pic:cNvPicPr>
                      <a:picLocks noChangeAspect="1"/>
                    </pic:cNvPicPr>
                  </pic:nvPicPr>
                  <pic:blipFill>
                    <a:blip r:embed="rId51"/>
                    <a:stretch>
                      <a:fillRect/>
                    </a:stretch>
                  </pic:blipFill>
                  <pic:spPr>
                    <a:xfrm>
                      <a:off x="0" y="0"/>
                      <a:ext cx="1645920" cy="22250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lastRenderedPageBreak/>
        <w:t>图</w:t>
      </w:r>
      <w:r>
        <w:rPr>
          <w:rFonts w:ascii="宋体" w:hAnsi="宋体" w:cs="宋体"/>
          <w:sz w:val="18"/>
          <w:szCs w:val="18"/>
        </w:rPr>
        <w:t>6.1</w:t>
      </w:r>
      <w:r>
        <w:rPr>
          <w:rFonts w:ascii="宋体" w:hAnsi="宋体" w:cs="宋体" w:hint="eastAsia"/>
          <w:sz w:val="18"/>
          <w:szCs w:val="18"/>
        </w:rPr>
        <w:t xml:space="preserve"> 相册阅览模块基本流与备选流图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t>表6.1</w:t>
      </w:r>
      <w:r>
        <w:t xml:space="preserve"> </w:t>
      </w:r>
      <w:r>
        <w:t>相册阅览</w:t>
      </w:r>
      <w:r>
        <w:rPr>
          <w:rFonts w:hint="eastAsia"/>
        </w:rPr>
        <w:t>模块</w:t>
      </w:r>
      <w:r>
        <w:t>基本流与备选流</w:t>
      </w:r>
    </w:p>
    <w:tbl>
      <w:tblPr>
        <w:tblpPr w:leftFromText="180" w:rightFromText="180" w:vertAnchor="text" w:horzAnchor="page" w:tblpX="1983" w:tblpY="62"/>
        <w:tblOverlap w:val="never"/>
        <w:tblW w:w="0" w:type="auto"/>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用户选择相册文件格式，选择相册文件，相册文件成功打开</w:t>
            </w:r>
          </w:p>
        </w:tc>
      </w:tr>
      <w:tr w:rsidR="00EC0997">
        <w:tc>
          <w:tcPr>
            <w:tcW w:w="1897" w:type="dxa"/>
            <w:tcBorders>
              <w:top w:val="single" w:sz="4" w:space="0" w:color="000000"/>
            </w:tcBorders>
            <w:vAlign w:val="center"/>
          </w:tcPr>
          <w:p w:rsidR="00EC0997" w:rsidRDefault="006117A3">
            <w:pPr>
              <w:adjustRightInd/>
              <w:spacing w:line="360" w:lineRule="exact"/>
              <w:textAlignment w:val="auto"/>
              <w:rPr>
                <w:sz w:val="18"/>
                <w:szCs w:val="18"/>
              </w:rPr>
            </w:pPr>
            <w:r>
              <w:rPr>
                <w:sz w:val="18"/>
                <w:szCs w:val="18"/>
              </w:rPr>
              <w:t>备选流</w:t>
            </w:r>
            <w:r>
              <w:rPr>
                <w:sz w:val="18"/>
                <w:szCs w:val="18"/>
              </w:rPr>
              <w:t>1</w:t>
            </w:r>
          </w:p>
        </w:tc>
        <w:tc>
          <w:tcPr>
            <w:tcW w:w="7115" w:type="dxa"/>
            <w:tcBorders>
              <w:top w:val="single" w:sz="4" w:space="0" w:color="000000"/>
            </w:tcBorders>
          </w:tcPr>
          <w:p w:rsidR="00EC0997" w:rsidRDefault="006117A3">
            <w:pPr>
              <w:adjustRightInd/>
              <w:spacing w:line="360" w:lineRule="exact"/>
              <w:textAlignment w:val="auto"/>
              <w:rPr>
                <w:sz w:val="18"/>
                <w:szCs w:val="18"/>
              </w:rPr>
            </w:pPr>
            <w:r>
              <w:rPr>
                <w:sz w:val="18"/>
                <w:szCs w:val="18"/>
              </w:rPr>
              <w:t>用户所选相册文件格式不符</w:t>
            </w:r>
          </w:p>
        </w:tc>
      </w:tr>
    </w:tbl>
    <w:p w:rsidR="00EC0997" w:rsidRDefault="00EC0997">
      <w:pPr>
        <w:jc w:val="center"/>
        <w:rPr>
          <w:rFonts w:ascii="宋体" w:hAnsi="宋体" w:cs="宋体"/>
          <w:sz w:val="18"/>
          <w:szCs w:val="18"/>
        </w:rPr>
      </w:pPr>
    </w:p>
    <w:p w:rsidR="00EC0997" w:rsidRDefault="00EC0997"/>
    <w:p w:rsidR="00EC0997" w:rsidRDefault="006117A3">
      <w:pPr>
        <w:numPr>
          <w:ilvl w:val="0"/>
          <w:numId w:val="28"/>
        </w:numPr>
        <w:ind w:firstLine="420"/>
      </w:pPr>
      <w:r>
        <w:t>场景设计</w:t>
      </w:r>
    </w:p>
    <w:p w:rsidR="00EC0997" w:rsidRDefault="006117A3">
      <w:pPr>
        <w:pStyle w:val="a8"/>
        <w:ind w:leftChars="200" w:left="420" w:firstLine="420"/>
      </w:pPr>
      <w:r>
        <w:t>根据基本流</w:t>
      </w:r>
      <w:r>
        <w:rPr>
          <w:rFonts w:hint="eastAsia"/>
        </w:rPr>
        <w:t>和</w:t>
      </w:r>
      <w:r>
        <w:t>备选流，</w:t>
      </w:r>
      <w:r>
        <w:rPr>
          <w:rFonts w:hint="eastAsia"/>
        </w:rPr>
        <w:t>设计了两个场景</w:t>
      </w:r>
      <w:r>
        <w:t>，如表</w:t>
      </w:r>
      <w:r>
        <w:t>6.2</w:t>
      </w:r>
      <w:r>
        <w:t>所示。</w:t>
      </w:r>
    </w:p>
    <w:p w:rsidR="00EC0997" w:rsidRDefault="006117A3">
      <w:pPr>
        <w:pStyle w:val="a5"/>
      </w:pPr>
      <w:r>
        <w:rPr>
          <w:rFonts w:ascii="宋体" w:hAnsi="宋体" w:cs="宋体"/>
        </w:rPr>
        <w:t>表6.2</w:t>
      </w:r>
      <w:r>
        <w:t xml:space="preserve"> </w:t>
      </w:r>
      <w:r>
        <w:t>相册阅览模块场景设计</w:t>
      </w:r>
    </w:p>
    <w:tbl>
      <w:tblPr>
        <w:tblW w:w="0" w:type="auto"/>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sz w:val="18"/>
                <w:szCs w:val="18"/>
              </w:rPr>
              <w:t>阅览相册成功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r w:rsidR="00EC0997">
        <w:tc>
          <w:tcPr>
            <w:tcW w:w="3609" w:type="dxa"/>
            <w:tcBorders>
              <w:top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2 - </w:t>
            </w:r>
            <w:r>
              <w:rPr>
                <w:sz w:val="18"/>
                <w:szCs w:val="18"/>
              </w:rPr>
              <w:t>相册文件格式不符</w:t>
            </w:r>
          </w:p>
        </w:tc>
        <w:tc>
          <w:tcPr>
            <w:tcW w:w="1747" w:type="dxa"/>
            <w:tcBorders>
              <w:top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tcBorders>
          </w:tcPr>
          <w:p w:rsidR="00EC0997" w:rsidRDefault="006117A3">
            <w:pPr>
              <w:adjustRightInd/>
              <w:spacing w:line="360" w:lineRule="exact"/>
              <w:textAlignment w:val="auto"/>
              <w:rPr>
                <w:sz w:val="18"/>
                <w:szCs w:val="18"/>
              </w:rPr>
            </w:pPr>
            <w:r>
              <w:rPr>
                <w:sz w:val="18"/>
                <w:szCs w:val="18"/>
              </w:rPr>
              <w:t>备选流</w:t>
            </w:r>
            <w:r>
              <w:rPr>
                <w:sz w:val="18"/>
                <w:szCs w:val="18"/>
              </w:rPr>
              <w:t>1</w:t>
            </w:r>
          </w:p>
        </w:tc>
      </w:tr>
    </w:tbl>
    <w:p w:rsidR="00EC0997" w:rsidRDefault="00EC0997"/>
    <w:p w:rsidR="00EC0997" w:rsidRDefault="006117A3">
      <w:pPr>
        <w:numPr>
          <w:ilvl w:val="0"/>
          <w:numId w:val="28"/>
        </w:numPr>
        <w:ind w:firstLine="420"/>
      </w:pPr>
      <w:r>
        <w:t>测试用例设计及测试结果</w:t>
      </w:r>
    </w:p>
    <w:p w:rsidR="00EC0997" w:rsidRDefault="006117A3">
      <w:pPr>
        <w:pStyle w:val="a8"/>
        <w:ind w:leftChars="200" w:left="420" w:firstLine="420"/>
      </w:pPr>
      <w:r>
        <w:rPr>
          <w:rFonts w:hint="eastAsia"/>
        </w:rPr>
        <w:t>针</w:t>
      </w:r>
      <w:r>
        <w:t>对每个场景设计了测试用例</w:t>
      </w:r>
      <w:r>
        <w:rPr>
          <w:rFonts w:hint="eastAsia"/>
        </w:rPr>
        <w:t>，设定了</w:t>
      </w:r>
      <w:r>
        <w:t>预期结果，以及实际测试的结果如下表</w:t>
      </w:r>
      <w:r>
        <w:t>6.3</w:t>
      </w:r>
      <w:r>
        <w:t>所示。</w:t>
      </w:r>
    </w:p>
    <w:p w:rsidR="00EC0997" w:rsidRDefault="00EC0997">
      <w:pPr>
        <w:pStyle w:val="a8"/>
        <w:ind w:leftChars="200" w:left="420" w:firstLine="420"/>
      </w:pPr>
    </w:p>
    <w:p w:rsidR="00EC0997" w:rsidRDefault="006117A3">
      <w:pPr>
        <w:pStyle w:val="a5"/>
      </w:pPr>
      <w:r>
        <w:rPr>
          <w:rFonts w:ascii="宋体" w:hAnsi="宋体" w:cs="宋体"/>
        </w:rPr>
        <w:t>表6.3</w:t>
      </w:r>
      <w:r>
        <w:t xml:space="preserve"> </w:t>
      </w:r>
      <w:r>
        <w:t>相册阅览测试用例及实际结果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641"/>
        <w:gridCol w:w="1642"/>
        <w:gridCol w:w="1852"/>
        <w:gridCol w:w="1821"/>
        <w:gridCol w:w="1874"/>
        <w:gridCol w:w="1191"/>
      </w:tblGrid>
      <w:tr w:rsidR="00EC0997">
        <w:tc>
          <w:tcPr>
            <w:tcW w:w="641"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1642"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选择的相册格式</w:t>
            </w:r>
          </w:p>
        </w:tc>
        <w:tc>
          <w:tcPr>
            <w:tcW w:w="1852"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实际打开的相册格式</w:t>
            </w:r>
          </w:p>
        </w:tc>
        <w:tc>
          <w:tcPr>
            <w:tcW w:w="1821"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1874"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1191"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是否有</w:t>
            </w:r>
            <w:r>
              <w:rPr>
                <w:sz w:val="18"/>
                <w:szCs w:val="18"/>
              </w:rPr>
              <w:t>bug</w:t>
            </w:r>
          </w:p>
        </w:tc>
      </w:tr>
      <w:tr w:rsidR="00EC0997">
        <w:tc>
          <w:tcPr>
            <w:tcW w:w="641"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1</w:t>
            </w:r>
          </w:p>
        </w:tc>
        <w:tc>
          <w:tcPr>
            <w:tcW w:w="1642"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rFonts w:hint="eastAsia"/>
                <w:sz w:val="18"/>
                <w:szCs w:val="18"/>
              </w:rPr>
              <w:t>JPEG</w:t>
            </w:r>
          </w:p>
        </w:tc>
        <w:tc>
          <w:tcPr>
            <w:tcW w:w="1852"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rFonts w:hint="eastAsia"/>
                <w:sz w:val="18"/>
                <w:szCs w:val="18"/>
              </w:rPr>
              <w:t>JPEG</w:t>
            </w:r>
          </w:p>
        </w:tc>
        <w:tc>
          <w:tcPr>
            <w:tcW w:w="1821"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成功打开</w:t>
            </w:r>
          </w:p>
        </w:tc>
        <w:tc>
          <w:tcPr>
            <w:tcW w:w="1874"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成功打开</w:t>
            </w:r>
          </w:p>
        </w:tc>
        <w:tc>
          <w:tcPr>
            <w:tcW w:w="1191"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641" w:type="dxa"/>
            <w:vAlign w:val="center"/>
          </w:tcPr>
          <w:p w:rsidR="00EC0997" w:rsidRDefault="006117A3">
            <w:pPr>
              <w:adjustRightInd/>
              <w:spacing w:line="360" w:lineRule="exact"/>
              <w:jc w:val="center"/>
              <w:textAlignment w:val="auto"/>
              <w:rPr>
                <w:sz w:val="18"/>
                <w:szCs w:val="18"/>
              </w:rPr>
            </w:pPr>
            <w:r>
              <w:rPr>
                <w:sz w:val="18"/>
                <w:szCs w:val="18"/>
              </w:rPr>
              <w:t>1</w:t>
            </w:r>
          </w:p>
        </w:tc>
        <w:tc>
          <w:tcPr>
            <w:tcW w:w="1642" w:type="dxa"/>
            <w:vAlign w:val="center"/>
          </w:tcPr>
          <w:p w:rsidR="00EC0997" w:rsidRDefault="006117A3">
            <w:pPr>
              <w:adjustRightInd/>
              <w:spacing w:line="360" w:lineRule="exact"/>
              <w:jc w:val="center"/>
              <w:textAlignment w:val="auto"/>
              <w:rPr>
                <w:sz w:val="18"/>
                <w:szCs w:val="18"/>
              </w:rPr>
            </w:pPr>
            <w:r>
              <w:rPr>
                <w:rFonts w:hint="eastAsia"/>
                <w:sz w:val="18"/>
                <w:szCs w:val="18"/>
              </w:rPr>
              <w:t>PNG</w:t>
            </w:r>
          </w:p>
        </w:tc>
        <w:tc>
          <w:tcPr>
            <w:tcW w:w="1852" w:type="dxa"/>
            <w:vAlign w:val="center"/>
          </w:tcPr>
          <w:p w:rsidR="00EC0997" w:rsidRDefault="006117A3">
            <w:pPr>
              <w:adjustRightInd/>
              <w:spacing w:line="360" w:lineRule="exact"/>
              <w:jc w:val="center"/>
              <w:textAlignment w:val="auto"/>
              <w:rPr>
                <w:sz w:val="18"/>
                <w:szCs w:val="18"/>
              </w:rPr>
            </w:pPr>
            <w:r>
              <w:rPr>
                <w:rFonts w:hint="eastAsia"/>
                <w:sz w:val="18"/>
                <w:szCs w:val="18"/>
              </w:rPr>
              <w:t>PNG</w:t>
            </w:r>
          </w:p>
        </w:tc>
        <w:tc>
          <w:tcPr>
            <w:tcW w:w="1821" w:type="dxa"/>
            <w:vAlign w:val="center"/>
          </w:tcPr>
          <w:p w:rsidR="00EC0997" w:rsidRDefault="006117A3">
            <w:pPr>
              <w:adjustRightInd/>
              <w:spacing w:line="360" w:lineRule="exact"/>
              <w:jc w:val="center"/>
              <w:textAlignment w:val="auto"/>
              <w:rPr>
                <w:sz w:val="18"/>
                <w:szCs w:val="18"/>
              </w:rPr>
            </w:pPr>
            <w:r>
              <w:rPr>
                <w:sz w:val="18"/>
                <w:szCs w:val="18"/>
              </w:rPr>
              <w:t>成功打开</w:t>
            </w:r>
          </w:p>
        </w:tc>
        <w:tc>
          <w:tcPr>
            <w:tcW w:w="1874" w:type="dxa"/>
            <w:vAlign w:val="center"/>
          </w:tcPr>
          <w:p w:rsidR="00EC0997" w:rsidRDefault="006117A3">
            <w:pPr>
              <w:adjustRightInd/>
              <w:spacing w:line="360" w:lineRule="exact"/>
              <w:jc w:val="center"/>
              <w:textAlignment w:val="auto"/>
              <w:rPr>
                <w:sz w:val="18"/>
                <w:szCs w:val="18"/>
              </w:rPr>
            </w:pPr>
            <w:r>
              <w:rPr>
                <w:sz w:val="18"/>
                <w:szCs w:val="18"/>
              </w:rPr>
              <w:t>成功打开</w:t>
            </w:r>
          </w:p>
        </w:tc>
        <w:tc>
          <w:tcPr>
            <w:tcW w:w="1191"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641" w:type="dxa"/>
            <w:vAlign w:val="center"/>
          </w:tcPr>
          <w:p w:rsidR="00EC0997" w:rsidRDefault="006117A3">
            <w:pPr>
              <w:adjustRightInd/>
              <w:spacing w:line="360" w:lineRule="exact"/>
              <w:jc w:val="center"/>
              <w:textAlignment w:val="auto"/>
              <w:rPr>
                <w:sz w:val="18"/>
                <w:szCs w:val="18"/>
              </w:rPr>
            </w:pPr>
            <w:r>
              <w:rPr>
                <w:sz w:val="18"/>
                <w:szCs w:val="18"/>
              </w:rPr>
              <w:t>2</w:t>
            </w:r>
          </w:p>
        </w:tc>
        <w:tc>
          <w:tcPr>
            <w:tcW w:w="1642" w:type="dxa"/>
            <w:vAlign w:val="center"/>
          </w:tcPr>
          <w:p w:rsidR="00EC0997" w:rsidRDefault="006117A3">
            <w:pPr>
              <w:adjustRightInd/>
              <w:spacing w:line="360" w:lineRule="exact"/>
              <w:jc w:val="center"/>
              <w:textAlignment w:val="auto"/>
              <w:rPr>
                <w:sz w:val="18"/>
                <w:szCs w:val="18"/>
              </w:rPr>
            </w:pPr>
            <w:r>
              <w:rPr>
                <w:rFonts w:hint="eastAsia"/>
                <w:sz w:val="18"/>
                <w:szCs w:val="18"/>
              </w:rPr>
              <w:t>JPEG</w:t>
            </w:r>
          </w:p>
        </w:tc>
        <w:tc>
          <w:tcPr>
            <w:tcW w:w="1852" w:type="dxa"/>
            <w:vAlign w:val="center"/>
          </w:tcPr>
          <w:p w:rsidR="00EC0997" w:rsidRDefault="006117A3">
            <w:pPr>
              <w:adjustRightInd/>
              <w:spacing w:line="360" w:lineRule="exact"/>
              <w:jc w:val="center"/>
              <w:textAlignment w:val="auto"/>
              <w:rPr>
                <w:sz w:val="18"/>
                <w:szCs w:val="18"/>
              </w:rPr>
            </w:pPr>
            <w:r>
              <w:rPr>
                <w:rFonts w:hint="eastAsia"/>
                <w:sz w:val="18"/>
                <w:szCs w:val="18"/>
              </w:rPr>
              <w:t>无</w:t>
            </w:r>
          </w:p>
        </w:tc>
        <w:tc>
          <w:tcPr>
            <w:tcW w:w="1821" w:type="dxa"/>
            <w:vAlign w:val="center"/>
          </w:tcPr>
          <w:p w:rsidR="00EC0997" w:rsidRDefault="006117A3">
            <w:pPr>
              <w:adjustRightInd/>
              <w:spacing w:line="360" w:lineRule="exact"/>
              <w:jc w:val="center"/>
              <w:textAlignment w:val="auto"/>
              <w:rPr>
                <w:sz w:val="18"/>
                <w:szCs w:val="18"/>
              </w:rPr>
            </w:pPr>
            <w:r>
              <w:rPr>
                <w:rFonts w:hint="eastAsia"/>
                <w:sz w:val="18"/>
                <w:szCs w:val="18"/>
              </w:rPr>
              <w:t>无可选文件</w:t>
            </w:r>
          </w:p>
        </w:tc>
        <w:tc>
          <w:tcPr>
            <w:tcW w:w="1874" w:type="dxa"/>
            <w:vAlign w:val="center"/>
          </w:tcPr>
          <w:p w:rsidR="00EC0997" w:rsidRDefault="006117A3">
            <w:pPr>
              <w:adjustRightInd/>
              <w:spacing w:line="360" w:lineRule="exact"/>
              <w:jc w:val="center"/>
              <w:textAlignment w:val="auto"/>
              <w:rPr>
                <w:sz w:val="18"/>
                <w:szCs w:val="18"/>
              </w:rPr>
            </w:pPr>
            <w:r>
              <w:rPr>
                <w:sz w:val="18"/>
                <w:szCs w:val="18"/>
              </w:rPr>
              <w:t>无可选文件</w:t>
            </w:r>
          </w:p>
        </w:tc>
        <w:tc>
          <w:tcPr>
            <w:tcW w:w="1191"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641" w:type="dxa"/>
            <w:vAlign w:val="center"/>
          </w:tcPr>
          <w:p w:rsidR="00EC0997" w:rsidRDefault="006117A3">
            <w:pPr>
              <w:adjustRightInd/>
              <w:spacing w:line="360" w:lineRule="exact"/>
              <w:jc w:val="center"/>
              <w:textAlignment w:val="auto"/>
              <w:rPr>
                <w:sz w:val="18"/>
                <w:szCs w:val="18"/>
              </w:rPr>
            </w:pPr>
            <w:r>
              <w:rPr>
                <w:sz w:val="18"/>
                <w:szCs w:val="18"/>
              </w:rPr>
              <w:t>2</w:t>
            </w:r>
          </w:p>
        </w:tc>
        <w:tc>
          <w:tcPr>
            <w:tcW w:w="1642" w:type="dxa"/>
            <w:vAlign w:val="center"/>
          </w:tcPr>
          <w:p w:rsidR="00EC0997" w:rsidRDefault="006117A3">
            <w:pPr>
              <w:adjustRightInd/>
              <w:spacing w:line="360" w:lineRule="exact"/>
              <w:jc w:val="center"/>
              <w:textAlignment w:val="auto"/>
              <w:rPr>
                <w:sz w:val="18"/>
                <w:szCs w:val="18"/>
              </w:rPr>
            </w:pPr>
            <w:r>
              <w:rPr>
                <w:rFonts w:hint="eastAsia"/>
                <w:sz w:val="18"/>
                <w:szCs w:val="18"/>
              </w:rPr>
              <w:t>PNG</w:t>
            </w:r>
          </w:p>
        </w:tc>
        <w:tc>
          <w:tcPr>
            <w:tcW w:w="1852" w:type="dxa"/>
            <w:vAlign w:val="center"/>
          </w:tcPr>
          <w:p w:rsidR="00EC0997" w:rsidRDefault="006117A3">
            <w:pPr>
              <w:adjustRightInd/>
              <w:spacing w:line="360" w:lineRule="exact"/>
              <w:jc w:val="center"/>
              <w:textAlignment w:val="auto"/>
              <w:rPr>
                <w:sz w:val="18"/>
                <w:szCs w:val="18"/>
              </w:rPr>
            </w:pPr>
            <w:r>
              <w:rPr>
                <w:rFonts w:hint="eastAsia"/>
                <w:sz w:val="18"/>
                <w:szCs w:val="18"/>
              </w:rPr>
              <w:t>无</w:t>
            </w:r>
          </w:p>
        </w:tc>
        <w:tc>
          <w:tcPr>
            <w:tcW w:w="1821" w:type="dxa"/>
            <w:vAlign w:val="center"/>
          </w:tcPr>
          <w:p w:rsidR="00EC0997" w:rsidRDefault="006117A3">
            <w:pPr>
              <w:adjustRightInd/>
              <w:spacing w:line="360" w:lineRule="exact"/>
              <w:jc w:val="center"/>
              <w:textAlignment w:val="auto"/>
              <w:rPr>
                <w:sz w:val="18"/>
                <w:szCs w:val="18"/>
              </w:rPr>
            </w:pPr>
            <w:r>
              <w:rPr>
                <w:sz w:val="18"/>
                <w:szCs w:val="18"/>
              </w:rPr>
              <w:t>无可选文件</w:t>
            </w:r>
          </w:p>
        </w:tc>
        <w:tc>
          <w:tcPr>
            <w:tcW w:w="1874" w:type="dxa"/>
            <w:vAlign w:val="center"/>
          </w:tcPr>
          <w:p w:rsidR="00EC0997" w:rsidRDefault="006117A3">
            <w:pPr>
              <w:adjustRightInd/>
              <w:spacing w:line="360" w:lineRule="exact"/>
              <w:jc w:val="center"/>
              <w:textAlignment w:val="auto"/>
              <w:rPr>
                <w:sz w:val="18"/>
                <w:szCs w:val="18"/>
              </w:rPr>
            </w:pPr>
            <w:r>
              <w:rPr>
                <w:sz w:val="18"/>
                <w:szCs w:val="18"/>
              </w:rPr>
              <w:t>无可选文件</w:t>
            </w:r>
          </w:p>
        </w:tc>
        <w:tc>
          <w:tcPr>
            <w:tcW w:w="1191" w:type="dxa"/>
            <w:vAlign w:val="center"/>
          </w:tcPr>
          <w:p w:rsidR="00EC0997" w:rsidRDefault="006117A3">
            <w:pPr>
              <w:adjustRightInd/>
              <w:spacing w:line="360" w:lineRule="exact"/>
              <w:jc w:val="center"/>
              <w:textAlignment w:val="auto"/>
              <w:rPr>
                <w:sz w:val="18"/>
                <w:szCs w:val="18"/>
              </w:rPr>
            </w:pPr>
            <w:r>
              <w:rPr>
                <w:sz w:val="18"/>
                <w:szCs w:val="18"/>
              </w:rPr>
              <w:t>无</w:t>
            </w:r>
          </w:p>
        </w:tc>
      </w:tr>
    </w:tbl>
    <w:p w:rsidR="00EC0997" w:rsidRDefault="00EC0997"/>
    <w:p w:rsidR="00EC0997" w:rsidRDefault="006117A3">
      <w:pPr>
        <w:pStyle w:val="3"/>
      </w:pPr>
      <w:bookmarkStart w:id="140" w:name="_Toc10801"/>
      <w:r>
        <w:t>6.2</w:t>
      </w:r>
      <w:r>
        <w:rPr>
          <w:rFonts w:hint="eastAsia"/>
        </w:rPr>
        <w:t>.</w:t>
      </w:r>
      <w:r>
        <w:t>2</w:t>
      </w:r>
      <w:r>
        <w:rPr>
          <w:rFonts w:hint="eastAsia"/>
        </w:rPr>
        <w:t xml:space="preserve"> </w:t>
      </w:r>
      <w:r>
        <w:t>打开</w:t>
      </w:r>
      <w:r>
        <w:rPr>
          <w:rFonts w:hint="eastAsia"/>
        </w:rPr>
        <w:t>/</w:t>
      </w:r>
      <w:r>
        <w:rPr>
          <w:rFonts w:hint="eastAsia"/>
        </w:rPr>
        <w:t>添加</w:t>
      </w:r>
      <w:r>
        <w:t>图片模块测试</w:t>
      </w:r>
      <w:bookmarkEnd w:id="140"/>
    </w:p>
    <w:p w:rsidR="00EC0997" w:rsidRDefault="006117A3">
      <w:r>
        <w:rPr>
          <w:rFonts w:hint="eastAsia"/>
        </w:rPr>
        <w:t xml:space="preserve">1. </w:t>
      </w:r>
      <w:r>
        <w:rPr>
          <w:rFonts w:hint="eastAsia"/>
        </w:rPr>
        <w:t>打开</w:t>
      </w:r>
      <w:r>
        <w:t>图片模块测试</w:t>
      </w:r>
    </w:p>
    <w:p w:rsidR="00EC0997" w:rsidRDefault="00EC0997"/>
    <w:p w:rsidR="00EC0997" w:rsidRDefault="006117A3">
      <w:pPr>
        <w:numPr>
          <w:ilvl w:val="0"/>
          <w:numId w:val="29"/>
        </w:numPr>
        <w:ind w:firstLine="420"/>
      </w:pPr>
      <w:r>
        <w:t>基本流与备选流</w:t>
      </w:r>
    </w:p>
    <w:p w:rsidR="00EC0997" w:rsidRDefault="006117A3">
      <w:pPr>
        <w:pStyle w:val="a8"/>
        <w:ind w:leftChars="200" w:left="420" w:firstLine="420"/>
        <w:rPr>
          <w:rFonts w:ascii="宋体" w:hAnsi="宋体" w:cs="宋体"/>
          <w:bCs/>
        </w:rPr>
      </w:pPr>
      <w:r>
        <w:rPr>
          <w:rFonts w:ascii="宋体" w:hAnsi="宋体" w:cs="宋体"/>
          <w:bCs/>
        </w:rPr>
        <w:t>打开图片模块的基本流为：用户选择打开图片方式，选择图片文件，图片成功</w:t>
      </w:r>
      <w:r>
        <w:rPr>
          <w:rFonts w:ascii="宋体" w:hAnsi="宋体" w:cs="宋体" w:hint="eastAsia"/>
          <w:bCs/>
        </w:rPr>
        <w:t>载入</w:t>
      </w:r>
      <w:r>
        <w:rPr>
          <w:rFonts w:ascii="宋体" w:hAnsi="宋体" w:cs="宋体"/>
          <w:bCs/>
        </w:rPr>
        <w:t>软件并展示。备选流包括：用户未选择图片文件，软件中已导入图片文件。如图6.2和表6.4</w:t>
      </w:r>
      <w:r>
        <w:rPr>
          <w:rFonts w:ascii="宋体" w:hAnsi="宋体" w:cs="宋体" w:hint="eastAsia"/>
          <w:bCs/>
        </w:rPr>
        <w:t>所示</w:t>
      </w:r>
      <w:r>
        <w:rPr>
          <w:rFonts w:ascii="宋体" w:hAnsi="宋体" w:cs="宋体"/>
          <w:bCs/>
        </w:rPr>
        <w:t>。</w:t>
      </w:r>
    </w:p>
    <w:p w:rsidR="00EC0997" w:rsidRDefault="006117A3">
      <w:pPr>
        <w:jc w:val="center"/>
        <w:rPr>
          <w:rFonts w:ascii="宋体" w:hAnsi="宋体" w:cs="宋体"/>
          <w:sz w:val="18"/>
          <w:szCs w:val="18"/>
        </w:rPr>
      </w:pPr>
      <w:r>
        <w:rPr>
          <w:rFonts w:ascii="宋体" w:hAnsi="宋体" w:cs="宋体" w:hint="eastAsia"/>
          <w:noProof/>
          <w:sz w:val="18"/>
          <w:szCs w:val="18"/>
        </w:rPr>
        <w:lastRenderedPageBreak/>
        <w:drawing>
          <wp:inline distT="0" distB="0" distL="114300" distR="114300">
            <wp:extent cx="2209800" cy="2377440"/>
            <wp:effectExtent l="0" t="0" r="0" b="0"/>
            <wp:docPr id="14" name="图片 14" descr="打开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打开图片流图"/>
                    <pic:cNvPicPr>
                      <a:picLocks noChangeAspect="1"/>
                    </pic:cNvPicPr>
                  </pic:nvPicPr>
                  <pic:blipFill>
                    <a:blip r:embed="rId52"/>
                    <a:stretch>
                      <a:fillRect/>
                    </a:stretch>
                  </pic:blipFill>
                  <pic:spPr>
                    <a:xfrm>
                      <a:off x="0" y="0"/>
                      <a:ext cx="2209800" cy="23774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6.2</w:t>
      </w:r>
      <w:r>
        <w:rPr>
          <w:rFonts w:ascii="宋体" w:hAnsi="宋体" w:cs="宋体" w:hint="eastAsia"/>
          <w:sz w:val="18"/>
          <w:szCs w:val="18"/>
        </w:rPr>
        <w:t xml:space="preserve"> 打开图片模块基本流与备选流图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t>表6.4</w:t>
      </w:r>
      <w:r>
        <w:t xml:space="preserve"> </w:t>
      </w:r>
      <w:r>
        <w:rPr>
          <w:rFonts w:ascii="宋体" w:hAnsi="宋体" w:cs="宋体"/>
          <w:bCs/>
        </w:rPr>
        <w:t>打开图片</w:t>
      </w:r>
      <w:r>
        <w:t>基本流与备选流</w:t>
      </w:r>
    </w:p>
    <w:tbl>
      <w:tblPr>
        <w:tblpPr w:leftFromText="180" w:rightFromText="180" w:vertAnchor="text" w:horzAnchor="page" w:tblpX="1983" w:tblpY="62"/>
        <w:tblOverlap w:val="never"/>
        <w:tblW w:w="0" w:type="auto"/>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用户选择打开图片方式，选择图片文件，图片成功导入软件并展示</w:t>
            </w:r>
          </w:p>
        </w:tc>
      </w:tr>
      <w:tr w:rsidR="00EC0997">
        <w:tc>
          <w:tcPr>
            <w:tcW w:w="1897" w:type="dxa"/>
            <w:tcBorders>
              <w:top w:val="single" w:sz="4" w:space="0" w:color="000000"/>
              <w:bottom w:val="nil"/>
            </w:tcBorders>
            <w:vAlign w:val="center"/>
          </w:tcPr>
          <w:p w:rsidR="00EC0997" w:rsidRDefault="006117A3">
            <w:pPr>
              <w:adjustRightInd/>
              <w:spacing w:line="360" w:lineRule="exact"/>
              <w:textAlignment w:val="auto"/>
              <w:rPr>
                <w:sz w:val="18"/>
                <w:szCs w:val="18"/>
              </w:rPr>
            </w:pPr>
            <w:r>
              <w:rPr>
                <w:sz w:val="18"/>
                <w:szCs w:val="18"/>
              </w:rPr>
              <w:t>备选流</w:t>
            </w:r>
            <w:r>
              <w:rPr>
                <w:sz w:val="18"/>
                <w:szCs w:val="18"/>
              </w:rPr>
              <w:t>1</w:t>
            </w:r>
          </w:p>
        </w:tc>
        <w:tc>
          <w:tcPr>
            <w:tcW w:w="7115" w:type="dxa"/>
            <w:tcBorders>
              <w:top w:val="single" w:sz="4" w:space="0" w:color="000000"/>
              <w:bottom w:val="nil"/>
            </w:tcBorders>
          </w:tcPr>
          <w:p w:rsidR="00EC0997" w:rsidRDefault="006117A3">
            <w:pPr>
              <w:adjustRightInd/>
              <w:spacing w:line="360" w:lineRule="exact"/>
              <w:textAlignment w:val="auto"/>
              <w:rPr>
                <w:sz w:val="18"/>
                <w:szCs w:val="18"/>
              </w:rPr>
            </w:pPr>
            <w:r>
              <w:rPr>
                <w:sz w:val="18"/>
                <w:szCs w:val="18"/>
              </w:rPr>
              <w:t>用户未选择图片文件</w:t>
            </w:r>
          </w:p>
        </w:tc>
      </w:tr>
      <w:tr w:rsidR="00EC0997">
        <w:tc>
          <w:tcPr>
            <w:tcW w:w="1897" w:type="dxa"/>
            <w:tcBorders>
              <w:top w:val="nil"/>
            </w:tcBorders>
            <w:vAlign w:val="center"/>
          </w:tcPr>
          <w:p w:rsidR="00EC0997" w:rsidRDefault="006117A3">
            <w:pPr>
              <w:adjustRightInd/>
              <w:spacing w:line="360" w:lineRule="exact"/>
              <w:textAlignment w:val="auto"/>
              <w:rPr>
                <w:sz w:val="18"/>
                <w:szCs w:val="18"/>
              </w:rPr>
            </w:pPr>
            <w:r>
              <w:rPr>
                <w:sz w:val="18"/>
                <w:szCs w:val="18"/>
              </w:rPr>
              <w:t>备选流</w:t>
            </w:r>
            <w:r>
              <w:rPr>
                <w:sz w:val="18"/>
                <w:szCs w:val="18"/>
              </w:rPr>
              <w:t>2</w:t>
            </w:r>
          </w:p>
        </w:tc>
        <w:tc>
          <w:tcPr>
            <w:tcW w:w="7115" w:type="dxa"/>
            <w:tcBorders>
              <w:top w:val="nil"/>
            </w:tcBorders>
          </w:tcPr>
          <w:p w:rsidR="00EC0997" w:rsidRDefault="006117A3">
            <w:pPr>
              <w:adjustRightInd/>
              <w:spacing w:line="360" w:lineRule="exact"/>
              <w:textAlignment w:val="auto"/>
              <w:rPr>
                <w:sz w:val="18"/>
                <w:szCs w:val="18"/>
              </w:rPr>
            </w:pPr>
            <w:r>
              <w:rPr>
                <w:sz w:val="18"/>
                <w:szCs w:val="18"/>
              </w:rPr>
              <w:t>软件中已导入图片文件</w:t>
            </w:r>
          </w:p>
        </w:tc>
      </w:tr>
    </w:tbl>
    <w:p w:rsidR="00EC0997" w:rsidRDefault="00EC0997">
      <w:pPr>
        <w:jc w:val="center"/>
        <w:rPr>
          <w:rFonts w:ascii="宋体" w:hAnsi="宋体" w:cs="宋体"/>
          <w:sz w:val="18"/>
          <w:szCs w:val="18"/>
        </w:rPr>
      </w:pPr>
    </w:p>
    <w:p w:rsidR="00EC0997" w:rsidRDefault="00EC0997"/>
    <w:p w:rsidR="00EC0997" w:rsidRDefault="006117A3">
      <w:pPr>
        <w:numPr>
          <w:ilvl w:val="0"/>
          <w:numId w:val="29"/>
        </w:numPr>
        <w:ind w:firstLine="420"/>
      </w:pPr>
      <w:r>
        <w:t>场景设计</w:t>
      </w:r>
    </w:p>
    <w:p w:rsidR="00EC0997" w:rsidRDefault="006117A3">
      <w:pPr>
        <w:pStyle w:val="a8"/>
        <w:ind w:leftChars="200" w:left="420" w:firstLine="420"/>
      </w:pPr>
      <w:r>
        <w:t>根据基本流与备选流，</w:t>
      </w:r>
      <w:r>
        <w:rPr>
          <w:rFonts w:hint="eastAsia"/>
        </w:rPr>
        <w:t>针</w:t>
      </w:r>
      <w:r>
        <w:t>对打开图片模块设计了三个场景，如表</w:t>
      </w:r>
      <w:r>
        <w:t>6.5</w:t>
      </w:r>
      <w:r>
        <w:t>所示。</w:t>
      </w:r>
    </w:p>
    <w:p w:rsidR="00EC0997" w:rsidRDefault="00EC0997">
      <w:pPr>
        <w:pStyle w:val="a8"/>
        <w:ind w:leftChars="200" w:left="420" w:firstLine="420"/>
      </w:pPr>
    </w:p>
    <w:p w:rsidR="00EC0997" w:rsidRDefault="006117A3">
      <w:pPr>
        <w:pStyle w:val="a5"/>
      </w:pPr>
      <w:r>
        <w:rPr>
          <w:rFonts w:ascii="宋体" w:hAnsi="宋体" w:cs="宋体"/>
        </w:rPr>
        <w:t>表6.5</w:t>
      </w:r>
      <w:r>
        <w:t xml:space="preserve"> </w:t>
      </w:r>
      <w:r>
        <w:rPr>
          <w:rFonts w:ascii="宋体" w:hAnsi="宋体" w:cs="宋体"/>
          <w:bCs/>
        </w:rPr>
        <w:t>打开图片</w:t>
      </w:r>
      <w:r>
        <w:t>模块场景设计</w:t>
      </w:r>
    </w:p>
    <w:tbl>
      <w:tblPr>
        <w:tblW w:w="0" w:type="auto"/>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sz w:val="18"/>
                <w:szCs w:val="18"/>
              </w:rPr>
              <w:t>打开图片成功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r w:rsidR="00EC0997">
        <w:tc>
          <w:tcPr>
            <w:tcW w:w="3609" w:type="dxa"/>
            <w:tcBorders>
              <w:top w:val="single" w:sz="4" w:space="0" w:color="000000"/>
              <w:bottom w:val="nil"/>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2 - </w:t>
            </w:r>
            <w:r>
              <w:rPr>
                <w:sz w:val="18"/>
                <w:szCs w:val="18"/>
              </w:rPr>
              <w:t>用户未选择图片文件</w:t>
            </w:r>
          </w:p>
        </w:tc>
        <w:tc>
          <w:tcPr>
            <w:tcW w:w="1747" w:type="dxa"/>
            <w:tcBorders>
              <w:top w:val="single" w:sz="4" w:space="0" w:color="000000"/>
              <w:bottom w:val="nil"/>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nil"/>
            </w:tcBorders>
          </w:tcPr>
          <w:p w:rsidR="00EC0997" w:rsidRDefault="006117A3">
            <w:pPr>
              <w:adjustRightInd/>
              <w:spacing w:line="360" w:lineRule="exact"/>
              <w:textAlignment w:val="auto"/>
              <w:rPr>
                <w:sz w:val="18"/>
                <w:szCs w:val="18"/>
              </w:rPr>
            </w:pPr>
            <w:r>
              <w:rPr>
                <w:sz w:val="18"/>
                <w:szCs w:val="18"/>
              </w:rPr>
              <w:t>备选流</w:t>
            </w:r>
            <w:r>
              <w:rPr>
                <w:sz w:val="18"/>
                <w:szCs w:val="18"/>
              </w:rPr>
              <w:t>1</w:t>
            </w:r>
          </w:p>
        </w:tc>
      </w:tr>
      <w:tr w:rsidR="00EC0997">
        <w:tc>
          <w:tcPr>
            <w:tcW w:w="3609" w:type="dxa"/>
            <w:tcBorders>
              <w:top w:val="nil"/>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3 - </w:t>
            </w:r>
            <w:r>
              <w:rPr>
                <w:sz w:val="18"/>
                <w:szCs w:val="18"/>
              </w:rPr>
              <w:t>软件中已导入图片文件</w:t>
            </w:r>
          </w:p>
        </w:tc>
        <w:tc>
          <w:tcPr>
            <w:tcW w:w="1747" w:type="dxa"/>
            <w:tcBorders>
              <w:top w:val="nil"/>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nil"/>
            </w:tcBorders>
          </w:tcPr>
          <w:p w:rsidR="00EC0997" w:rsidRDefault="006117A3">
            <w:pPr>
              <w:adjustRightInd/>
              <w:spacing w:line="360" w:lineRule="exact"/>
              <w:textAlignment w:val="auto"/>
              <w:rPr>
                <w:sz w:val="18"/>
                <w:szCs w:val="18"/>
              </w:rPr>
            </w:pPr>
            <w:r>
              <w:rPr>
                <w:sz w:val="18"/>
                <w:szCs w:val="18"/>
              </w:rPr>
              <w:t>备选流</w:t>
            </w:r>
            <w:r>
              <w:rPr>
                <w:sz w:val="18"/>
                <w:szCs w:val="18"/>
              </w:rPr>
              <w:t>2</w:t>
            </w:r>
          </w:p>
        </w:tc>
      </w:tr>
    </w:tbl>
    <w:p w:rsidR="00EC0997" w:rsidRDefault="00EC0997"/>
    <w:p w:rsidR="00EC0997" w:rsidRDefault="00EC0997"/>
    <w:p w:rsidR="00EC0997" w:rsidRDefault="006117A3">
      <w:pPr>
        <w:numPr>
          <w:ilvl w:val="0"/>
          <w:numId w:val="29"/>
        </w:numPr>
        <w:ind w:firstLine="420"/>
      </w:pPr>
      <w:r>
        <w:t>测试用例设计及测试结果</w:t>
      </w:r>
    </w:p>
    <w:p w:rsidR="00EC0997" w:rsidRDefault="006117A3">
      <w:pPr>
        <w:pStyle w:val="a8"/>
        <w:ind w:leftChars="200" w:left="420" w:firstLine="420"/>
      </w:pPr>
      <w:r>
        <w:t>对每个场景设计了</w:t>
      </w:r>
      <w:r>
        <w:rPr>
          <w:rFonts w:hint="eastAsia"/>
        </w:rPr>
        <w:t>测试用例、预期结果</w:t>
      </w:r>
      <w:r>
        <w:t>，以及实际测试的结果如表</w:t>
      </w:r>
      <w:r>
        <w:t>6.6</w:t>
      </w:r>
      <w:r>
        <w:t>所示。</w:t>
      </w:r>
    </w:p>
    <w:p w:rsidR="00EC0997" w:rsidRDefault="00EC0997">
      <w:pPr>
        <w:pStyle w:val="a8"/>
        <w:ind w:leftChars="200" w:left="420" w:firstLine="420"/>
      </w:pPr>
    </w:p>
    <w:p w:rsidR="00EC0997" w:rsidRDefault="006117A3">
      <w:pPr>
        <w:pStyle w:val="a5"/>
      </w:pPr>
      <w:r>
        <w:rPr>
          <w:rFonts w:ascii="宋体" w:hAnsi="宋体" w:cs="宋体"/>
        </w:rPr>
        <w:t>表6.6</w:t>
      </w:r>
      <w:r>
        <w:t xml:space="preserve"> </w:t>
      </w:r>
      <w:r>
        <w:rPr>
          <w:rFonts w:ascii="宋体" w:hAnsi="宋体" w:cs="宋体"/>
          <w:bCs/>
        </w:rPr>
        <w:t>打开图片</w:t>
      </w:r>
      <w:r>
        <w:t>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642"/>
        <w:gridCol w:w="1309"/>
        <w:gridCol w:w="1103"/>
        <w:gridCol w:w="1265"/>
        <w:gridCol w:w="2206"/>
        <w:gridCol w:w="1661"/>
        <w:gridCol w:w="836"/>
      </w:tblGrid>
      <w:tr w:rsidR="00EC0997">
        <w:tc>
          <w:tcPr>
            <w:tcW w:w="642"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1309"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打开图片方式</w:t>
            </w:r>
          </w:p>
        </w:tc>
        <w:tc>
          <w:tcPr>
            <w:tcW w:w="1103"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是否选择文件</w:t>
            </w:r>
          </w:p>
        </w:tc>
        <w:tc>
          <w:tcPr>
            <w:tcW w:w="1265"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是否已导入图片文件</w:t>
            </w:r>
          </w:p>
        </w:tc>
        <w:tc>
          <w:tcPr>
            <w:tcW w:w="2206"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1661"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836" w:type="dxa"/>
            <w:tcBorders>
              <w:top w:val="single" w:sz="4" w:space="0" w:color="000000"/>
              <w:bottom w:val="single" w:sz="4" w:space="0" w:color="000000"/>
            </w:tcBorders>
            <w:vAlign w:val="center"/>
          </w:tcPr>
          <w:p w:rsidR="00EC0997" w:rsidRDefault="006117A3">
            <w:pPr>
              <w:adjustRightInd/>
              <w:spacing w:line="360" w:lineRule="exact"/>
              <w:jc w:val="center"/>
              <w:textAlignment w:val="auto"/>
            </w:pPr>
            <w:r>
              <w:rPr>
                <w:sz w:val="18"/>
                <w:szCs w:val="18"/>
              </w:rPr>
              <w:t>是否有</w:t>
            </w:r>
            <w:r>
              <w:rPr>
                <w:sz w:val="18"/>
                <w:szCs w:val="18"/>
              </w:rPr>
              <w:t>bug</w:t>
            </w:r>
          </w:p>
        </w:tc>
      </w:tr>
      <w:tr w:rsidR="00EC0997">
        <w:tc>
          <w:tcPr>
            <w:tcW w:w="642"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1</w:t>
            </w:r>
          </w:p>
        </w:tc>
        <w:tc>
          <w:tcPr>
            <w:tcW w:w="1309"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从文件夹打开</w:t>
            </w:r>
          </w:p>
        </w:tc>
        <w:tc>
          <w:tcPr>
            <w:tcW w:w="1103"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是</w:t>
            </w:r>
          </w:p>
        </w:tc>
        <w:tc>
          <w:tcPr>
            <w:tcW w:w="1265"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否</w:t>
            </w:r>
          </w:p>
        </w:tc>
        <w:tc>
          <w:tcPr>
            <w:tcW w:w="2206"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成功打开图片</w:t>
            </w:r>
          </w:p>
        </w:tc>
        <w:tc>
          <w:tcPr>
            <w:tcW w:w="1661"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成功打开图片</w:t>
            </w:r>
          </w:p>
        </w:tc>
        <w:tc>
          <w:tcPr>
            <w:tcW w:w="836" w:type="dxa"/>
            <w:tcBorders>
              <w:top w:val="single" w:sz="4" w:space="0" w:color="000000"/>
            </w:tcBorders>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t>1</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从图片打开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265" w:type="dxa"/>
            <w:vAlign w:val="center"/>
          </w:tcPr>
          <w:p w:rsidR="00EC0997" w:rsidRDefault="006117A3">
            <w:pPr>
              <w:adjustRightInd/>
              <w:spacing w:line="360" w:lineRule="exact"/>
              <w:jc w:val="center"/>
              <w:textAlignment w:val="auto"/>
              <w:rPr>
                <w:sz w:val="18"/>
                <w:szCs w:val="18"/>
              </w:rPr>
            </w:pPr>
            <w:r>
              <w:rPr>
                <w:sz w:val="18"/>
                <w:szCs w:val="18"/>
              </w:rPr>
              <w:t>否</w:t>
            </w:r>
          </w:p>
        </w:tc>
        <w:tc>
          <w:tcPr>
            <w:tcW w:w="2206" w:type="dxa"/>
            <w:vAlign w:val="center"/>
          </w:tcPr>
          <w:p w:rsidR="00EC0997" w:rsidRDefault="006117A3">
            <w:pPr>
              <w:adjustRightInd/>
              <w:spacing w:line="360" w:lineRule="exact"/>
              <w:jc w:val="center"/>
              <w:textAlignment w:val="auto"/>
              <w:rPr>
                <w:sz w:val="18"/>
                <w:szCs w:val="18"/>
              </w:rPr>
            </w:pPr>
            <w:r>
              <w:rPr>
                <w:sz w:val="18"/>
                <w:szCs w:val="18"/>
              </w:rPr>
              <w:t>成功打开图片</w:t>
            </w:r>
          </w:p>
        </w:tc>
        <w:tc>
          <w:tcPr>
            <w:tcW w:w="1661" w:type="dxa"/>
            <w:vAlign w:val="center"/>
          </w:tcPr>
          <w:p w:rsidR="00EC0997" w:rsidRDefault="006117A3">
            <w:pPr>
              <w:adjustRightInd/>
              <w:spacing w:line="360" w:lineRule="exact"/>
              <w:jc w:val="center"/>
              <w:textAlignment w:val="auto"/>
              <w:rPr>
                <w:sz w:val="18"/>
                <w:szCs w:val="18"/>
              </w:rPr>
            </w:pPr>
            <w:r>
              <w:rPr>
                <w:sz w:val="18"/>
                <w:szCs w:val="18"/>
              </w:rPr>
              <w:t>成功打开图片</w:t>
            </w:r>
          </w:p>
        </w:tc>
        <w:tc>
          <w:tcPr>
            <w:tcW w:w="836" w:type="dxa"/>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t>2</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从文件夹打开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否</w:t>
            </w:r>
          </w:p>
        </w:tc>
        <w:tc>
          <w:tcPr>
            <w:tcW w:w="1265" w:type="dxa"/>
            <w:vAlign w:val="center"/>
          </w:tcPr>
          <w:p w:rsidR="00EC0997" w:rsidRDefault="006117A3">
            <w:pPr>
              <w:adjustRightInd/>
              <w:spacing w:line="360" w:lineRule="exact"/>
              <w:jc w:val="center"/>
              <w:textAlignment w:val="auto"/>
              <w:rPr>
                <w:sz w:val="18"/>
                <w:szCs w:val="18"/>
              </w:rPr>
            </w:pPr>
            <w:r>
              <w:rPr>
                <w:sz w:val="18"/>
                <w:szCs w:val="18"/>
              </w:rPr>
              <w:t>否</w:t>
            </w:r>
          </w:p>
        </w:tc>
        <w:tc>
          <w:tcPr>
            <w:tcW w:w="2206"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1661"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836" w:type="dxa"/>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t>2</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从图片打开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否</w:t>
            </w:r>
          </w:p>
        </w:tc>
        <w:tc>
          <w:tcPr>
            <w:tcW w:w="1265" w:type="dxa"/>
            <w:vAlign w:val="center"/>
          </w:tcPr>
          <w:p w:rsidR="00EC0997" w:rsidRDefault="006117A3">
            <w:pPr>
              <w:adjustRightInd/>
              <w:spacing w:line="360" w:lineRule="exact"/>
              <w:jc w:val="center"/>
              <w:textAlignment w:val="auto"/>
              <w:rPr>
                <w:sz w:val="18"/>
                <w:szCs w:val="18"/>
              </w:rPr>
            </w:pPr>
            <w:r>
              <w:rPr>
                <w:sz w:val="18"/>
                <w:szCs w:val="18"/>
              </w:rPr>
              <w:t>否</w:t>
            </w:r>
          </w:p>
        </w:tc>
        <w:tc>
          <w:tcPr>
            <w:tcW w:w="2206"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1661"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836" w:type="dxa"/>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lastRenderedPageBreak/>
              <w:t>3</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从文件夹打开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265" w:type="dxa"/>
            <w:vAlign w:val="center"/>
          </w:tcPr>
          <w:p w:rsidR="00EC0997" w:rsidRDefault="006117A3">
            <w:pPr>
              <w:adjustRightInd/>
              <w:spacing w:line="360" w:lineRule="exact"/>
              <w:jc w:val="center"/>
              <w:textAlignment w:val="auto"/>
              <w:rPr>
                <w:sz w:val="18"/>
                <w:szCs w:val="18"/>
              </w:rPr>
            </w:pPr>
            <w:r>
              <w:rPr>
                <w:sz w:val="18"/>
                <w:szCs w:val="18"/>
              </w:rPr>
              <w:t>是</w:t>
            </w:r>
          </w:p>
        </w:tc>
        <w:tc>
          <w:tcPr>
            <w:tcW w:w="2206" w:type="dxa"/>
            <w:vAlign w:val="center"/>
          </w:tcPr>
          <w:p w:rsidR="00EC0997" w:rsidRDefault="006117A3">
            <w:pPr>
              <w:adjustRightInd/>
              <w:spacing w:line="360" w:lineRule="exact"/>
              <w:jc w:val="center"/>
              <w:textAlignment w:val="auto"/>
              <w:rPr>
                <w:sz w:val="18"/>
                <w:szCs w:val="18"/>
              </w:rPr>
            </w:pPr>
            <w:r>
              <w:rPr>
                <w:sz w:val="18"/>
                <w:szCs w:val="18"/>
              </w:rPr>
              <w:t>清除软件中已导入的图片后，导入新选择的图片</w:t>
            </w:r>
          </w:p>
        </w:tc>
        <w:tc>
          <w:tcPr>
            <w:tcW w:w="1661" w:type="dxa"/>
            <w:vAlign w:val="center"/>
          </w:tcPr>
          <w:p w:rsidR="00EC0997" w:rsidRDefault="006117A3">
            <w:pPr>
              <w:adjustRightInd/>
              <w:spacing w:line="360" w:lineRule="exact"/>
              <w:jc w:val="center"/>
              <w:textAlignment w:val="auto"/>
              <w:rPr>
                <w:sz w:val="18"/>
                <w:szCs w:val="18"/>
              </w:rPr>
            </w:pPr>
            <w:r>
              <w:rPr>
                <w:sz w:val="18"/>
                <w:szCs w:val="18"/>
              </w:rPr>
              <w:t>成功打开图片，并清除已有图片</w:t>
            </w:r>
          </w:p>
        </w:tc>
        <w:tc>
          <w:tcPr>
            <w:tcW w:w="836" w:type="dxa"/>
            <w:vAlign w:val="center"/>
          </w:tcPr>
          <w:p w:rsidR="00EC0997" w:rsidRDefault="006117A3">
            <w:pPr>
              <w:adjustRightInd/>
              <w:spacing w:line="360" w:lineRule="exact"/>
              <w:jc w:val="center"/>
              <w:textAlignment w:val="auto"/>
              <w:rPr>
                <w:sz w:val="18"/>
                <w:szCs w:val="18"/>
              </w:rPr>
            </w:pPr>
            <w:r>
              <w:rPr>
                <w:rFonts w:hint="eastAsia"/>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t>3</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从图片打开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265" w:type="dxa"/>
            <w:vAlign w:val="center"/>
          </w:tcPr>
          <w:p w:rsidR="00EC0997" w:rsidRDefault="006117A3">
            <w:pPr>
              <w:adjustRightInd/>
              <w:spacing w:line="360" w:lineRule="exact"/>
              <w:jc w:val="center"/>
              <w:textAlignment w:val="auto"/>
              <w:rPr>
                <w:sz w:val="18"/>
                <w:szCs w:val="18"/>
              </w:rPr>
            </w:pPr>
            <w:r>
              <w:rPr>
                <w:sz w:val="18"/>
                <w:szCs w:val="18"/>
              </w:rPr>
              <w:t>是</w:t>
            </w:r>
          </w:p>
        </w:tc>
        <w:tc>
          <w:tcPr>
            <w:tcW w:w="2206" w:type="dxa"/>
            <w:vAlign w:val="center"/>
          </w:tcPr>
          <w:p w:rsidR="00EC0997" w:rsidRDefault="006117A3">
            <w:pPr>
              <w:adjustRightInd/>
              <w:spacing w:line="360" w:lineRule="exact"/>
              <w:jc w:val="center"/>
              <w:textAlignment w:val="auto"/>
              <w:rPr>
                <w:sz w:val="18"/>
                <w:szCs w:val="18"/>
              </w:rPr>
            </w:pPr>
            <w:r>
              <w:rPr>
                <w:sz w:val="18"/>
                <w:szCs w:val="18"/>
              </w:rPr>
              <w:t>清除软件中已导入的图片后，导入新选择的图片</w:t>
            </w:r>
          </w:p>
        </w:tc>
        <w:tc>
          <w:tcPr>
            <w:tcW w:w="1661" w:type="dxa"/>
            <w:vAlign w:val="center"/>
          </w:tcPr>
          <w:p w:rsidR="00EC0997" w:rsidRDefault="006117A3">
            <w:pPr>
              <w:adjustRightInd/>
              <w:spacing w:line="360" w:lineRule="exact"/>
              <w:jc w:val="center"/>
              <w:textAlignment w:val="auto"/>
              <w:rPr>
                <w:sz w:val="18"/>
                <w:szCs w:val="18"/>
              </w:rPr>
            </w:pPr>
            <w:r>
              <w:rPr>
                <w:sz w:val="18"/>
                <w:szCs w:val="18"/>
              </w:rPr>
              <w:t>成功打开图片，并清除已有图片</w:t>
            </w:r>
          </w:p>
        </w:tc>
        <w:tc>
          <w:tcPr>
            <w:tcW w:w="836" w:type="dxa"/>
            <w:vAlign w:val="center"/>
          </w:tcPr>
          <w:p w:rsidR="00EC0997" w:rsidRDefault="006117A3">
            <w:pPr>
              <w:adjustRightInd/>
              <w:spacing w:line="360" w:lineRule="exact"/>
              <w:jc w:val="center"/>
              <w:textAlignment w:val="auto"/>
              <w:rPr>
                <w:sz w:val="18"/>
                <w:szCs w:val="18"/>
              </w:rPr>
            </w:pPr>
            <w:r>
              <w:rPr>
                <w:rFonts w:hint="eastAsia"/>
                <w:sz w:val="18"/>
                <w:szCs w:val="18"/>
              </w:rPr>
              <w:t>无</w:t>
            </w:r>
          </w:p>
        </w:tc>
      </w:tr>
    </w:tbl>
    <w:p w:rsidR="00EC0997" w:rsidRDefault="00EC0997"/>
    <w:p w:rsidR="00EC0997" w:rsidRDefault="00EC0997"/>
    <w:p w:rsidR="00EC0997" w:rsidRDefault="006117A3">
      <w:r>
        <w:rPr>
          <w:rFonts w:hint="eastAsia"/>
        </w:rPr>
        <w:t xml:space="preserve">2. </w:t>
      </w:r>
      <w:r>
        <w:rPr>
          <w:rFonts w:hint="eastAsia"/>
        </w:rPr>
        <w:t>添加图片模块测试</w:t>
      </w:r>
    </w:p>
    <w:p w:rsidR="00EC0997" w:rsidRDefault="006117A3">
      <w:pPr>
        <w:numPr>
          <w:ilvl w:val="0"/>
          <w:numId w:val="30"/>
        </w:numPr>
        <w:ind w:firstLine="420"/>
      </w:pPr>
      <w:r>
        <w:t>基本流与备选流</w:t>
      </w:r>
    </w:p>
    <w:p w:rsidR="00EC0997" w:rsidRDefault="006117A3">
      <w:pPr>
        <w:pStyle w:val="a8"/>
        <w:ind w:leftChars="200" w:left="420" w:firstLine="420"/>
        <w:rPr>
          <w:rFonts w:ascii="宋体" w:hAnsi="宋体" w:cs="宋体"/>
          <w:bCs/>
        </w:rPr>
      </w:pPr>
      <w:r>
        <w:rPr>
          <w:rFonts w:ascii="宋体" w:hAnsi="宋体" w:cs="宋体"/>
          <w:bCs/>
        </w:rPr>
        <w:t>添加图片模块的基本流为：用户选择</w:t>
      </w:r>
      <w:r>
        <w:rPr>
          <w:rFonts w:ascii="宋体" w:hAnsi="宋体" w:cs="宋体" w:hint="eastAsia"/>
          <w:bCs/>
        </w:rPr>
        <w:t>添加</w:t>
      </w:r>
      <w:r>
        <w:rPr>
          <w:rFonts w:ascii="宋体" w:hAnsi="宋体" w:cs="宋体"/>
          <w:bCs/>
        </w:rPr>
        <w:t>图片方式，选择图片文件，图片成功导入软件并添加在已有图片的后面。备选流包括：用户未选择图片文件。如图6.3和表6.7</w:t>
      </w:r>
      <w:r>
        <w:rPr>
          <w:rFonts w:ascii="宋体" w:hAnsi="宋体" w:cs="宋体" w:hint="eastAsia"/>
          <w:bCs/>
        </w:rPr>
        <w:t>所示</w:t>
      </w:r>
      <w:r>
        <w:rPr>
          <w:rFonts w:ascii="宋体" w:hAnsi="宋体" w:cs="宋体"/>
          <w:bCs/>
        </w:rPr>
        <w:t>。</w:t>
      </w:r>
    </w:p>
    <w:p w:rsidR="00EC0997" w:rsidRDefault="00EC0997">
      <w:pPr>
        <w:jc w:val="center"/>
        <w:rPr>
          <w:rFonts w:ascii="宋体" w:hAnsi="宋体" w:cs="宋体"/>
          <w:sz w:val="18"/>
          <w:szCs w:val="18"/>
        </w:rPr>
      </w:pPr>
    </w:p>
    <w:p w:rsidR="00EC0997" w:rsidRDefault="00EC0997">
      <w:pPr>
        <w:jc w:val="center"/>
        <w:rPr>
          <w:rFonts w:ascii="宋体" w:hAnsi="宋体" w:cs="宋体"/>
          <w:sz w:val="18"/>
          <w:szCs w:val="18"/>
        </w:rPr>
      </w:pPr>
    </w:p>
    <w:p w:rsidR="00EC0997" w:rsidRDefault="00EC0997">
      <w:pPr>
        <w:jc w:val="center"/>
        <w:rPr>
          <w:rFonts w:ascii="宋体" w:hAnsi="宋体" w:cs="宋体"/>
          <w:sz w:val="18"/>
          <w:szCs w:val="18"/>
        </w:rPr>
      </w:pPr>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1645920" cy="2225040"/>
            <wp:effectExtent l="0" t="0" r="0" b="0"/>
            <wp:docPr id="19" name="图片 19" descr="添加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添加图片流图"/>
                    <pic:cNvPicPr>
                      <a:picLocks noChangeAspect="1"/>
                    </pic:cNvPicPr>
                  </pic:nvPicPr>
                  <pic:blipFill>
                    <a:blip r:embed="rId51"/>
                    <a:stretch>
                      <a:fillRect/>
                    </a:stretch>
                  </pic:blipFill>
                  <pic:spPr>
                    <a:xfrm>
                      <a:off x="0" y="0"/>
                      <a:ext cx="1645920" cy="22250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6.3</w:t>
      </w:r>
      <w:r>
        <w:rPr>
          <w:rFonts w:ascii="宋体" w:hAnsi="宋体" w:cs="宋体" w:hint="eastAsia"/>
          <w:sz w:val="18"/>
          <w:szCs w:val="18"/>
        </w:rPr>
        <w:t xml:space="preserve"> </w:t>
      </w:r>
      <w:r>
        <w:rPr>
          <w:rFonts w:ascii="宋体" w:hAnsi="宋体" w:cs="宋体"/>
          <w:bCs/>
          <w:sz w:val="18"/>
          <w:szCs w:val="18"/>
        </w:rPr>
        <w:t>添加</w:t>
      </w:r>
      <w:r>
        <w:rPr>
          <w:rFonts w:ascii="宋体" w:hAnsi="宋体" w:cs="宋体" w:hint="eastAsia"/>
          <w:sz w:val="18"/>
          <w:szCs w:val="18"/>
        </w:rPr>
        <w:t>图片模块基本流与备选流图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t>表6.7</w:t>
      </w:r>
      <w:r>
        <w:t xml:space="preserve"> </w:t>
      </w:r>
      <w:r>
        <w:rPr>
          <w:rFonts w:ascii="宋体" w:hAnsi="宋体" w:cs="宋体"/>
          <w:bCs/>
        </w:rPr>
        <w:t>添加图片</w:t>
      </w:r>
      <w:r>
        <w:t>基本流与备选流</w:t>
      </w:r>
    </w:p>
    <w:tbl>
      <w:tblPr>
        <w:tblpPr w:leftFromText="180" w:rightFromText="180" w:vertAnchor="text" w:horzAnchor="page" w:tblpX="1983" w:tblpY="62"/>
        <w:tblOverlap w:val="never"/>
        <w:tblW w:w="0" w:type="auto"/>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用户选择添加图片方式，选择图片文件，图片成功导入软件并添加在已有图片的后面</w:t>
            </w:r>
          </w:p>
        </w:tc>
      </w:tr>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备选流</w:t>
            </w:r>
            <w:r>
              <w:rPr>
                <w:sz w:val="18"/>
                <w:szCs w:val="18"/>
              </w:rPr>
              <w:t>1</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用户未选择图片文件</w:t>
            </w:r>
          </w:p>
        </w:tc>
      </w:tr>
    </w:tbl>
    <w:p w:rsidR="00EC0997" w:rsidRDefault="00EC0997">
      <w:pPr>
        <w:jc w:val="center"/>
        <w:rPr>
          <w:rFonts w:ascii="宋体" w:hAnsi="宋体" w:cs="宋体"/>
          <w:sz w:val="18"/>
          <w:szCs w:val="18"/>
        </w:rPr>
      </w:pPr>
    </w:p>
    <w:p w:rsidR="00EC0997" w:rsidRDefault="00EC0997"/>
    <w:p w:rsidR="00EC0997" w:rsidRDefault="006117A3">
      <w:pPr>
        <w:numPr>
          <w:ilvl w:val="0"/>
          <w:numId w:val="30"/>
        </w:numPr>
        <w:ind w:firstLine="420"/>
      </w:pPr>
      <w:r>
        <w:t>场景设计</w:t>
      </w:r>
    </w:p>
    <w:p w:rsidR="00EC0997" w:rsidRDefault="006117A3">
      <w:pPr>
        <w:pStyle w:val="a8"/>
        <w:ind w:leftChars="200" w:left="420" w:firstLine="420"/>
      </w:pPr>
      <w:r>
        <w:t>根据基本流与备选流，</w:t>
      </w:r>
      <w:r>
        <w:rPr>
          <w:rFonts w:hint="eastAsia"/>
        </w:rPr>
        <w:t>针</w:t>
      </w:r>
      <w:r>
        <w:t>对</w:t>
      </w:r>
      <w:r>
        <w:rPr>
          <w:rFonts w:hint="eastAsia"/>
        </w:rPr>
        <w:t>添加图片</w:t>
      </w:r>
      <w:r>
        <w:t>模块设计了两个场景，如表</w:t>
      </w:r>
      <w:r>
        <w:t>6.8</w:t>
      </w:r>
      <w:r>
        <w:t>所示。</w:t>
      </w:r>
    </w:p>
    <w:p w:rsidR="00EC0997" w:rsidRDefault="00EC0997">
      <w:pPr>
        <w:pStyle w:val="a8"/>
        <w:ind w:leftChars="200" w:left="420" w:firstLine="420"/>
      </w:pPr>
    </w:p>
    <w:p w:rsidR="00EC0997" w:rsidRDefault="006117A3">
      <w:pPr>
        <w:pStyle w:val="a5"/>
      </w:pPr>
      <w:r>
        <w:rPr>
          <w:rFonts w:ascii="宋体" w:hAnsi="宋体" w:cs="宋体"/>
        </w:rPr>
        <w:t>表6.8</w:t>
      </w:r>
      <w:r>
        <w:t xml:space="preserve"> </w:t>
      </w:r>
      <w:r>
        <w:rPr>
          <w:rFonts w:ascii="宋体" w:hAnsi="宋体" w:cs="宋体"/>
          <w:bCs/>
        </w:rPr>
        <w:t>添加图片</w:t>
      </w:r>
      <w:r>
        <w:t>模块场景设计</w:t>
      </w:r>
    </w:p>
    <w:tbl>
      <w:tblPr>
        <w:tblW w:w="0" w:type="auto"/>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sz w:val="18"/>
                <w:szCs w:val="18"/>
              </w:rPr>
              <w:t>添加图片成功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2 - </w:t>
            </w:r>
            <w:r>
              <w:rPr>
                <w:sz w:val="18"/>
                <w:szCs w:val="18"/>
              </w:rPr>
              <w:t>用户未选择图片文件</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备选流</w:t>
            </w:r>
            <w:r>
              <w:rPr>
                <w:sz w:val="18"/>
                <w:szCs w:val="18"/>
              </w:rPr>
              <w:t>1</w:t>
            </w:r>
          </w:p>
        </w:tc>
      </w:tr>
    </w:tbl>
    <w:p w:rsidR="00EC0997" w:rsidRDefault="00EC0997"/>
    <w:p w:rsidR="00EC0997" w:rsidRDefault="00EC0997"/>
    <w:p w:rsidR="00EC0997" w:rsidRDefault="006117A3">
      <w:pPr>
        <w:numPr>
          <w:ilvl w:val="0"/>
          <w:numId w:val="30"/>
        </w:numPr>
        <w:ind w:firstLine="420"/>
      </w:pPr>
      <w:r>
        <w:t>测试用例设计及测试结果</w:t>
      </w:r>
    </w:p>
    <w:p w:rsidR="00EC0997" w:rsidRDefault="006117A3">
      <w:pPr>
        <w:pStyle w:val="a8"/>
        <w:ind w:leftChars="200" w:left="420" w:firstLine="420"/>
      </w:pPr>
      <w:r>
        <w:t>对每个场景设计了</w:t>
      </w:r>
      <w:r>
        <w:rPr>
          <w:rFonts w:hint="eastAsia"/>
        </w:rPr>
        <w:t>测试用例、预期结果</w:t>
      </w:r>
      <w:r>
        <w:t>，以及实际测试的结果如下表</w:t>
      </w:r>
      <w:r>
        <w:t>6.9</w:t>
      </w:r>
      <w:r>
        <w:t>所示。</w:t>
      </w:r>
    </w:p>
    <w:p w:rsidR="00EC0997" w:rsidRDefault="00EC0997">
      <w:pPr>
        <w:pStyle w:val="a8"/>
        <w:ind w:leftChars="200" w:left="420" w:firstLine="420"/>
      </w:pPr>
    </w:p>
    <w:p w:rsidR="00EC0997" w:rsidRDefault="006117A3">
      <w:pPr>
        <w:pStyle w:val="a5"/>
      </w:pPr>
      <w:r>
        <w:rPr>
          <w:rFonts w:ascii="宋体" w:hAnsi="宋体" w:cs="宋体"/>
        </w:rPr>
        <w:lastRenderedPageBreak/>
        <w:t>表6.9</w:t>
      </w:r>
      <w:r>
        <w:t xml:space="preserve"> </w:t>
      </w:r>
      <w:r>
        <w:rPr>
          <w:rFonts w:ascii="宋体" w:hAnsi="宋体" w:cs="宋体"/>
          <w:bCs/>
        </w:rPr>
        <w:t>添加图片</w:t>
      </w:r>
      <w:r>
        <w:t>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642"/>
        <w:gridCol w:w="1309"/>
        <w:gridCol w:w="1103"/>
        <w:gridCol w:w="2289"/>
        <w:gridCol w:w="2286"/>
        <w:gridCol w:w="1376"/>
      </w:tblGrid>
      <w:tr w:rsidR="00EC0997">
        <w:tc>
          <w:tcPr>
            <w:tcW w:w="642"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1309"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打开图片方式</w:t>
            </w:r>
          </w:p>
        </w:tc>
        <w:tc>
          <w:tcPr>
            <w:tcW w:w="1103"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是否选择文件</w:t>
            </w:r>
          </w:p>
        </w:tc>
        <w:tc>
          <w:tcPr>
            <w:tcW w:w="2289"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2286"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1376" w:type="dxa"/>
            <w:tcBorders>
              <w:top w:val="single" w:sz="4" w:space="0" w:color="000000"/>
              <w:bottom w:val="single" w:sz="4" w:space="0" w:color="000000"/>
            </w:tcBorders>
            <w:vAlign w:val="center"/>
          </w:tcPr>
          <w:p w:rsidR="00EC0997" w:rsidRDefault="006117A3">
            <w:pPr>
              <w:adjustRightInd/>
              <w:spacing w:line="360" w:lineRule="exact"/>
              <w:jc w:val="center"/>
              <w:textAlignment w:val="auto"/>
            </w:pPr>
            <w:r>
              <w:rPr>
                <w:sz w:val="18"/>
                <w:szCs w:val="18"/>
              </w:rPr>
              <w:t>是否有</w:t>
            </w:r>
            <w:r>
              <w:rPr>
                <w:sz w:val="18"/>
                <w:szCs w:val="18"/>
              </w:rPr>
              <w:t>bug</w:t>
            </w:r>
          </w:p>
        </w:tc>
      </w:tr>
      <w:tr w:rsidR="00EC0997">
        <w:tc>
          <w:tcPr>
            <w:tcW w:w="642"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1</w:t>
            </w:r>
          </w:p>
        </w:tc>
        <w:tc>
          <w:tcPr>
            <w:tcW w:w="1309"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从文件夹打开</w:t>
            </w:r>
          </w:p>
        </w:tc>
        <w:tc>
          <w:tcPr>
            <w:tcW w:w="1103"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是</w:t>
            </w:r>
          </w:p>
        </w:tc>
        <w:tc>
          <w:tcPr>
            <w:tcW w:w="2289"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成功</w:t>
            </w:r>
            <w:r>
              <w:rPr>
                <w:rFonts w:hint="eastAsia"/>
                <w:sz w:val="18"/>
                <w:szCs w:val="18"/>
              </w:rPr>
              <w:t>载入</w:t>
            </w:r>
            <w:r>
              <w:rPr>
                <w:sz w:val="18"/>
                <w:szCs w:val="18"/>
              </w:rPr>
              <w:t>图片，并添加在已有图片的后面</w:t>
            </w:r>
          </w:p>
        </w:tc>
        <w:tc>
          <w:tcPr>
            <w:tcW w:w="2286"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成功载入图片，并添加在已有图片的后面</w:t>
            </w:r>
          </w:p>
        </w:tc>
        <w:tc>
          <w:tcPr>
            <w:tcW w:w="1376" w:type="dxa"/>
            <w:tcBorders>
              <w:top w:val="single" w:sz="4" w:space="0" w:color="000000"/>
            </w:tcBorders>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t>1</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从图片打开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是</w:t>
            </w:r>
          </w:p>
        </w:tc>
        <w:tc>
          <w:tcPr>
            <w:tcW w:w="2289" w:type="dxa"/>
            <w:vAlign w:val="center"/>
          </w:tcPr>
          <w:p w:rsidR="00EC0997" w:rsidRDefault="006117A3">
            <w:pPr>
              <w:adjustRightInd/>
              <w:spacing w:line="360" w:lineRule="exact"/>
              <w:jc w:val="center"/>
              <w:textAlignment w:val="auto"/>
              <w:rPr>
                <w:sz w:val="18"/>
                <w:szCs w:val="18"/>
              </w:rPr>
            </w:pPr>
            <w:r>
              <w:rPr>
                <w:sz w:val="18"/>
                <w:szCs w:val="18"/>
              </w:rPr>
              <w:t>成功载入图片，并添加在已有图片的后面</w:t>
            </w:r>
          </w:p>
        </w:tc>
        <w:tc>
          <w:tcPr>
            <w:tcW w:w="2286" w:type="dxa"/>
            <w:vAlign w:val="center"/>
          </w:tcPr>
          <w:p w:rsidR="00EC0997" w:rsidRDefault="006117A3">
            <w:pPr>
              <w:adjustRightInd/>
              <w:spacing w:line="360" w:lineRule="exact"/>
              <w:jc w:val="center"/>
              <w:textAlignment w:val="auto"/>
              <w:rPr>
                <w:sz w:val="18"/>
                <w:szCs w:val="18"/>
              </w:rPr>
            </w:pPr>
            <w:r>
              <w:rPr>
                <w:sz w:val="18"/>
                <w:szCs w:val="18"/>
              </w:rPr>
              <w:t>成功载入图片，并添加在已有图片的后面</w:t>
            </w:r>
          </w:p>
        </w:tc>
        <w:tc>
          <w:tcPr>
            <w:tcW w:w="1376" w:type="dxa"/>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t>2</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从文件夹打开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否</w:t>
            </w:r>
          </w:p>
        </w:tc>
        <w:tc>
          <w:tcPr>
            <w:tcW w:w="2289"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2286"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1376" w:type="dxa"/>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t>2</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从图片打开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否</w:t>
            </w:r>
          </w:p>
        </w:tc>
        <w:tc>
          <w:tcPr>
            <w:tcW w:w="2289"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2286"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1376" w:type="dxa"/>
            <w:vAlign w:val="center"/>
          </w:tcPr>
          <w:p w:rsidR="00EC0997" w:rsidRDefault="006117A3">
            <w:pPr>
              <w:adjustRightInd/>
              <w:spacing w:line="360" w:lineRule="exact"/>
              <w:jc w:val="center"/>
              <w:textAlignment w:val="auto"/>
            </w:pPr>
            <w:r>
              <w:rPr>
                <w:sz w:val="18"/>
                <w:szCs w:val="18"/>
              </w:rPr>
              <w:t>无</w:t>
            </w:r>
          </w:p>
        </w:tc>
      </w:tr>
    </w:tbl>
    <w:p w:rsidR="00EC0997" w:rsidRDefault="00EC0997"/>
    <w:p w:rsidR="00EC0997" w:rsidRDefault="006117A3">
      <w:pPr>
        <w:pStyle w:val="3"/>
        <w:ind w:firstLineChars="200" w:firstLine="420"/>
      </w:pPr>
      <w:bookmarkStart w:id="141" w:name="_Toc21724"/>
      <w:r>
        <w:t>6.2</w:t>
      </w:r>
      <w:r>
        <w:rPr>
          <w:rFonts w:hint="eastAsia"/>
        </w:rPr>
        <w:t>.</w:t>
      </w:r>
      <w:r>
        <w:t>3</w:t>
      </w:r>
      <w:r>
        <w:rPr>
          <w:rFonts w:hint="eastAsia"/>
        </w:rPr>
        <w:t xml:space="preserve"> </w:t>
      </w:r>
      <w:r>
        <w:t>照片夹模块测试</w:t>
      </w:r>
      <w:bookmarkEnd w:id="141"/>
    </w:p>
    <w:p w:rsidR="00EC0997" w:rsidRDefault="006117A3">
      <w:pPr>
        <w:numPr>
          <w:ilvl w:val="0"/>
          <w:numId w:val="31"/>
        </w:numPr>
        <w:ind w:firstLine="420"/>
      </w:pPr>
      <w:r>
        <w:t>基本流与备选流</w:t>
      </w:r>
    </w:p>
    <w:p w:rsidR="00EC0997" w:rsidRDefault="006117A3">
      <w:pPr>
        <w:pStyle w:val="a8"/>
        <w:ind w:leftChars="200" w:left="420" w:firstLine="420"/>
        <w:rPr>
          <w:rFonts w:ascii="宋体" w:hAnsi="宋体" w:cs="宋体"/>
          <w:sz w:val="18"/>
          <w:szCs w:val="18"/>
        </w:rPr>
      </w:pPr>
      <w:r>
        <w:rPr>
          <w:rFonts w:ascii="宋体" w:hAnsi="宋体" w:cs="宋体"/>
          <w:bCs/>
        </w:rPr>
        <w:t xml:space="preserve"> 照片夹模块的基本流为：用户</w:t>
      </w:r>
      <w:r>
        <w:rPr>
          <w:rFonts w:ascii="宋体" w:hAnsi="宋体" w:cs="宋体" w:hint="eastAsia"/>
          <w:bCs/>
        </w:rPr>
        <w:t>选择打开或添加图片，用户选择打开或添加方式</w:t>
      </w:r>
      <w:r>
        <w:rPr>
          <w:rFonts w:ascii="宋体" w:hAnsi="宋体" w:cs="宋体"/>
          <w:bCs/>
        </w:rPr>
        <w:t>，软件将</w:t>
      </w:r>
      <w:r>
        <w:rPr>
          <w:rFonts w:ascii="宋体" w:hAnsi="宋体" w:cs="宋体" w:hint="eastAsia"/>
          <w:bCs/>
        </w:rPr>
        <w:t>照片载入左侧照片夹</w:t>
      </w:r>
      <w:r>
        <w:rPr>
          <w:rFonts w:ascii="宋体" w:hAnsi="宋体" w:cs="宋体"/>
          <w:bCs/>
        </w:rPr>
        <w:t>。如图6.4和表6.10</w:t>
      </w:r>
      <w:r>
        <w:rPr>
          <w:rFonts w:ascii="宋体" w:hAnsi="宋体" w:cs="宋体" w:hint="eastAsia"/>
          <w:bCs/>
        </w:rPr>
        <w:t>所示</w:t>
      </w:r>
      <w:r>
        <w:rPr>
          <w:rFonts w:ascii="宋体" w:hAnsi="宋体" w:cs="宋体"/>
          <w:bCs/>
        </w:rPr>
        <w:t>。</w:t>
      </w:r>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1485900" cy="2301240"/>
            <wp:effectExtent l="0" t="0" r="7620" b="0"/>
            <wp:docPr id="20" name="图片 20" descr="照片夹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照片夹流图"/>
                    <pic:cNvPicPr>
                      <a:picLocks noChangeAspect="1"/>
                    </pic:cNvPicPr>
                  </pic:nvPicPr>
                  <pic:blipFill>
                    <a:blip r:embed="rId53"/>
                    <a:stretch>
                      <a:fillRect/>
                    </a:stretch>
                  </pic:blipFill>
                  <pic:spPr>
                    <a:xfrm>
                      <a:off x="0" y="0"/>
                      <a:ext cx="1485900" cy="23012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6.4</w:t>
      </w:r>
      <w:r>
        <w:rPr>
          <w:rFonts w:ascii="宋体" w:hAnsi="宋体" w:cs="宋体" w:hint="eastAsia"/>
          <w:sz w:val="18"/>
          <w:szCs w:val="18"/>
        </w:rPr>
        <w:t xml:space="preserve"> 照片夹模块基本流与备选流图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t>表6.10</w:t>
      </w:r>
      <w:r>
        <w:t xml:space="preserve"> </w:t>
      </w:r>
      <w:r>
        <w:rPr>
          <w:rFonts w:ascii="宋体" w:hAnsi="宋体" w:cs="宋体"/>
          <w:bCs/>
        </w:rPr>
        <w:t>照片</w:t>
      </w:r>
      <w:proofErr w:type="gramStart"/>
      <w:r>
        <w:rPr>
          <w:rFonts w:ascii="宋体" w:hAnsi="宋体" w:cs="宋体"/>
          <w:bCs/>
        </w:rPr>
        <w:t>夹</w:t>
      </w:r>
      <w:r>
        <w:t>基本流</w:t>
      </w:r>
      <w:proofErr w:type="gramEnd"/>
      <w:r>
        <w:t>与备选流</w:t>
      </w:r>
    </w:p>
    <w:tbl>
      <w:tblPr>
        <w:tblpPr w:leftFromText="180" w:rightFromText="180" w:vertAnchor="text" w:horzAnchor="page" w:tblpX="1983" w:tblpY="62"/>
        <w:tblOverlap w:val="never"/>
        <w:tblW w:w="0" w:type="auto"/>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用户选择打开或添加图片，用户选择打开或添加方式，软件将照片载入左侧照片夹</w:t>
            </w:r>
          </w:p>
        </w:tc>
      </w:tr>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rFonts w:hint="eastAsia"/>
                <w:sz w:val="18"/>
                <w:szCs w:val="18"/>
              </w:rPr>
              <w:t>备选流</w:t>
            </w:r>
            <w:r>
              <w:rPr>
                <w:rFonts w:hint="eastAsia"/>
                <w:sz w:val="18"/>
                <w:szCs w:val="18"/>
              </w:rPr>
              <w:t>1</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用户未选择图片文件</w:t>
            </w:r>
          </w:p>
        </w:tc>
      </w:tr>
    </w:tbl>
    <w:p w:rsidR="00EC0997" w:rsidRDefault="00EC0997">
      <w:pPr>
        <w:jc w:val="center"/>
        <w:rPr>
          <w:rFonts w:ascii="宋体" w:hAnsi="宋体" w:cs="宋体"/>
          <w:sz w:val="18"/>
          <w:szCs w:val="18"/>
        </w:rPr>
      </w:pPr>
    </w:p>
    <w:p w:rsidR="00EC0997" w:rsidRDefault="00EC0997"/>
    <w:p w:rsidR="00EC0997" w:rsidRDefault="006117A3">
      <w:pPr>
        <w:numPr>
          <w:ilvl w:val="0"/>
          <w:numId w:val="31"/>
        </w:numPr>
        <w:ind w:firstLine="420"/>
      </w:pPr>
      <w:r>
        <w:t>场景设计</w:t>
      </w:r>
    </w:p>
    <w:p w:rsidR="00EC0997" w:rsidRDefault="006117A3">
      <w:pPr>
        <w:pStyle w:val="a8"/>
        <w:ind w:leftChars="200" w:left="420" w:firstLine="420"/>
      </w:pPr>
      <w:r>
        <w:t>根据基本流与备选流，</w:t>
      </w:r>
      <w:r>
        <w:rPr>
          <w:rFonts w:hint="eastAsia"/>
        </w:rPr>
        <w:t>针</w:t>
      </w:r>
      <w:r>
        <w:t>对</w:t>
      </w:r>
      <w:r>
        <w:rPr>
          <w:rFonts w:ascii="宋体" w:hAnsi="宋体" w:cs="宋体" w:hint="eastAsia"/>
          <w:bCs/>
        </w:rPr>
        <w:t>照片夹</w:t>
      </w:r>
      <w:r>
        <w:t>模块设计了</w:t>
      </w:r>
      <w:r>
        <w:rPr>
          <w:rFonts w:hint="eastAsia"/>
        </w:rPr>
        <w:t>两个</w:t>
      </w:r>
      <w:r>
        <w:t>场景，如表</w:t>
      </w:r>
      <w:r>
        <w:t>6.11</w:t>
      </w:r>
      <w:r>
        <w:t>所示。</w:t>
      </w:r>
    </w:p>
    <w:p w:rsidR="00EC0997" w:rsidRDefault="00EC0997">
      <w:pPr>
        <w:pStyle w:val="a8"/>
        <w:ind w:leftChars="200" w:left="420" w:firstLine="420"/>
      </w:pPr>
    </w:p>
    <w:p w:rsidR="00EC0997" w:rsidRDefault="006117A3">
      <w:pPr>
        <w:pStyle w:val="a5"/>
      </w:pPr>
      <w:r>
        <w:rPr>
          <w:rFonts w:ascii="宋体" w:hAnsi="宋体" w:cs="宋体"/>
        </w:rPr>
        <w:t>表6.11</w:t>
      </w:r>
      <w:r>
        <w:t xml:space="preserve"> </w:t>
      </w:r>
      <w:r>
        <w:rPr>
          <w:rFonts w:ascii="宋体" w:hAnsi="宋体" w:cs="宋体"/>
          <w:bCs/>
        </w:rPr>
        <w:t>照片夹</w:t>
      </w:r>
      <w:r>
        <w:t>模块场景设计</w:t>
      </w:r>
    </w:p>
    <w:tbl>
      <w:tblPr>
        <w:tblW w:w="0" w:type="auto"/>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rFonts w:hint="eastAsia"/>
                <w:sz w:val="18"/>
                <w:szCs w:val="18"/>
              </w:rPr>
              <w:t>载入图片</w:t>
            </w:r>
            <w:r>
              <w:rPr>
                <w:sz w:val="18"/>
                <w:szCs w:val="18"/>
              </w:rPr>
              <w:t>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2 - </w:t>
            </w:r>
            <w:r>
              <w:rPr>
                <w:sz w:val="18"/>
                <w:szCs w:val="18"/>
              </w:rPr>
              <w:t>用户未选择图片文件</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基本流</w:t>
            </w:r>
          </w:p>
        </w:tc>
        <w:tc>
          <w:tcPr>
            <w:tcW w:w="3654" w:type="dxa"/>
            <w:tcBorders>
              <w:top w:val="single" w:sz="4" w:space="0" w:color="000000"/>
              <w:bottom w:val="single" w:sz="4" w:space="0" w:color="000000"/>
            </w:tcBorders>
          </w:tcPr>
          <w:p w:rsidR="00EC0997" w:rsidRDefault="006117A3">
            <w:pPr>
              <w:adjustRightInd/>
              <w:spacing w:line="360" w:lineRule="exact"/>
              <w:jc w:val="left"/>
              <w:textAlignment w:val="auto"/>
              <w:rPr>
                <w:sz w:val="18"/>
                <w:szCs w:val="18"/>
              </w:rPr>
            </w:pPr>
            <w:r>
              <w:rPr>
                <w:rFonts w:hint="eastAsia"/>
                <w:sz w:val="18"/>
                <w:szCs w:val="18"/>
              </w:rPr>
              <w:t>备选流</w:t>
            </w:r>
            <w:r>
              <w:rPr>
                <w:rFonts w:hint="eastAsia"/>
                <w:sz w:val="18"/>
                <w:szCs w:val="18"/>
              </w:rPr>
              <w:t>1</w:t>
            </w:r>
          </w:p>
        </w:tc>
      </w:tr>
    </w:tbl>
    <w:p w:rsidR="00EC0997" w:rsidRDefault="00EC0997"/>
    <w:p w:rsidR="00EC0997" w:rsidRDefault="00EC0997"/>
    <w:p w:rsidR="00EC0997" w:rsidRDefault="006117A3">
      <w:pPr>
        <w:numPr>
          <w:ilvl w:val="0"/>
          <w:numId w:val="31"/>
        </w:numPr>
        <w:ind w:firstLine="420"/>
      </w:pPr>
      <w:r>
        <w:lastRenderedPageBreak/>
        <w:t>测试用例设计及测试结果</w:t>
      </w:r>
    </w:p>
    <w:p w:rsidR="00EC0997" w:rsidRDefault="006117A3">
      <w:pPr>
        <w:pStyle w:val="a8"/>
        <w:ind w:leftChars="200" w:left="420" w:firstLine="420"/>
      </w:pPr>
      <w:r>
        <w:t>对每个场景设计了</w:t>
      </w:r>
      <w:r>
        <w:rPr>
          <w:rFonts w:hint="eastAsia"/>
        </w:rPr>
        <w:t>测试用例、预期结果</w:t>
      </w:r>
      <w:r>
        <w:t>，以及实际测试的结果如表</w:t>
      </w:r>
      <w:r>
        <w:t>6.12</w:t>
      </w:r>
      <w:r>
        <w:t>所示。</w:t>
      </w:r>
    </w:p>
    <w:p w:rsidR="00EC0997" w:rsidRDefault="00EC0997">
      <w:pPr>
        <w:pStyle w:val="a8"/>
        <w:ind w:leftChars="200" w:left="420" w:firstLine="420"/>
      </w:pPr>
    </w:p>
    <w:p w:rsidR="00EC0997" w:rsidRDefault="006117A3">
      <w:pPr>
        <w:pStyle w:val="a5"/>
      </w:pPr>
      <w:r>
        <w:rPr>
          <w:rFonts w:ascii="宋体" w:hAnsi="宋体" w:cs="宋体"/>
        </w:rPr>
        <w:t>表6.12</w:t>
      </w:r>
      <w:r>
        <w:t xml:space="preserve"> </w:t>
      </w:r>
      <w:r>
        <w:rPr>
          <w:rFonts w:ascii="宋体" w:hAnsi="宋体" w:cs="宋体"/>
          <w:bCs/>
        </w:rPr>
        <w:t>照片夹</w:t>
      </w:r>
      <w:r>
        <w:t>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642"/>
        <w:gridCol w:w="1309"/>
        <w:gridCol w:w="1103"/>
        <w:gridCol w:w="2289"/>
        <w:gridCol w:w="2286"/>
        <w:gridCol w:w="1376"/>
      </w:tblGrid>
      <w:tr w:rsidR="00EC0997">
        <w:tc>
          <w:tcPr>
            <w:tcW w:w="642"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1309"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打开图片方式</w:t>
            </w:r>
          </w:p>
        </w:tc>
        <w:tc>
          <w:tcPr>
            <w:tcW w:w="1103"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是否选择文件</w:t>
            </w:r>
          </w:p>
        </w:tc>
        <w:tc>
          <w:tcPr>
            <w:tcW w:w="2289"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2286"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1376" w:type="dxa"/>
            <w:tcBorders>
              <w:top w:val="single" w:sz="4" w:space="0" w:color="000000"/>
              <w:bottom w:val="single" w:sz="4" w:space="0" w:color="000000"/>
            </w:tcBorders>
            <w:vAlign w:val="center"/>
          </w:tcPr>
          <w:p w:rsidR="00EC0997" w:rsidRDefault="006117A3">
            <w:pPr>
              <w:adjustRightInd/>
              <w:spacing w:line="360" w:lineRule="exact"/>
              <w:jc w:val="center"/>
              <w:textAlignment w:val="auto"/>
            </w:pPr>
            <w:r>
              <w:rPr>
                <w:sz w:val="18"/>
                <w:szCs w:val="18"/>
              </w:rPr>
              <w:t>是否有</w:t>
            </w:r>
            <w:r>
              <w:rPr>
                <w:sz w:val="18"/>
                <w:szCs w:val="18"/>
              </w:rPr>
              <w:t>bug</w:t>
            </w:r>
          </w:p>
        </w:tc>
      </w:tr>
      <w:tr w:rsidR="00EC0997">
        <w:tc>
          <w:tcPr>
            <w:tcW w:w="642"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1</w:t>
            </w:r>
          </w:p>
        </w:tc>
        <w:tc>
          <w:tcPr>
            <w:tcW w:w="1309"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从文件夹打开</w:t>
            </w:r>
          </w:p>
        </w:tc>
        <w:tc>
          <w:tcPr>
            <w:tcW w:w="1103"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是</w:t>
            </w:r>
          </w:p>
        </w:tc>
        <w:tc>
          <w:tcPr>
            <w:tcW w:w="2289"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载入图片成功</w:t>
            </w:r>
          </w:p>
        </w:tc>
        <w:tc>
          <w:tcPr>
            <w:tcW w:w="2286"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载入图片成功</w:t>
            </w:r>
          </w:p>
        </w:tc>
        <w:tc>
          <w:tcPr>
            <w:tcW w:w="1376" w:type="dxa"/>
            <w:tcBorders>
              <w:top w:val="single" w:sz="4" w:space="0" w:color="000000"/>
            </w:tcBorders>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t>1</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从图片打开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是</w:t>
            </w:r>
          </w:p>
        </w:tc>
        <w:tc>
          <w:tcPr>
            <w:tcW w:w="2289" w:type="dxa"/>
            <w:vAlign w:val="center"/>
          </w:tcPr>
          <w:p w:rsidR="00EC0997" w:rsidRDefault="006117A3">
            <w:pPr>
              <w:adjustRightInd/>
              <w:spacing w:line="360" w:lineRule="exact"/>
              <w:jc w:val="center"/>
              <w:textAlignment w:val="auto"/>
              <w:rPr>
                <w:sz w:val="18"/>
                <w:szCs w:val="18"/>
              </w:rPr>
            </w:pPr>
            <w:r>
              <w:rPr>
                <w:sz w:val="18"/>
                <w:szCs w:val="18"/>
              </w:rPr>
              <w:t>载入图片成功</w:t>
            </w:r>
          </w:p>
        </w:tc>
        <w:tc>
          <w:tcPr>
            <w:tcW w:w="2286" w:type="dxa"/>
            <w:vAlign w:val="center"/>
          </w:tcPr>
          <w:p w:rsidR="00EC0997" w:rsidRDefault="006117A3">
            <w:pPr>
              <w:adjustRightInd/>
              <w:spacing w:line="360" w:lineRule="exact"/>
              <w:jc w:val="center"/>
              <w:textAlignment w:val="auto"/>
              <w:rPr>
                <w:sz w:val="18"/>
                <w:szCs w:val="18"/>
              </w:rPr>
            </w:pPr>
            <w:r>
              <w:rPr>
                <w:sz w:val="18"/>
                <w:szCs w:val="18"/>
              </w:rPr>
              <w:t>载入图片成功</w:t>
            </w:r>
          </w:p>
        </w:tc>
        <w:tc>
          <w:tcPr>
            <w:tcW w:w="1376" w:type="dxa"/>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t>2</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从文件夹打开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否</w:t>
            </w:r>
          </w:p>
        </w:tc>
        <w:tc>
          <w:tcPr>
            <w:tcW w:w="2289"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2286"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1376" w:type="dxa"/>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sz w:val="18"/>
                <w:szCs w:val="18"/>
              </w:rPr>
              <w:t>2</w:t>
            </w:r>
          </w:p>
        </w:tc>
        <w:tc>
          <w:tcPr>
            <w:tcW w:w="1309" w:type="dxa"/>
            <w:vAlign w:val="center"/>
          </w:tcPr>
          <w:p w:rsidR="00EC0997" w:rsidRDefault="006117A3">
            <w:pPr>
              <w:adjustRightInd/>
              <w:spacing w:line="360" w:lineRule="exact"/>
              <w:jc w:val="center"/>
              <w:textAlignment w:val="auto"/>
              <w:rPr>
                <w:sz w:val="18"/>
                <w:szCs w:val="18"/>
              </w:rPr>
            </w:pPr>
            <w:r>
              <w:rPr>
                <w:sz w:val="18"/>
                <w:szCs w:val="18"/>
              </w:rPr>
              <w:t>从图片打开</w:t>
            </w:r>
          </w:p>
        </w:tc>
        <w:tc>
          <w:tcPr>
            <w:tcW w:w="1103" w:type="dxa"/>
            <w:vAlign w:val="center"/>
          </w:tcPr>
          <w:p w:rsidR="00EC0997" w:rsidRDefault="006117A3">
            <w:pPr>
              <w:adjustRightInd/>
              <w:spacing w:line="360" w:lineRule="exact"/>
              <w:jc w:val="center"/>
              <w:textAlignment w:val="auto"/>
              <w:rPr>
                <w:sz w:val="18"/>
                <w:szCs w:val="18"/>
              </w:rPr>
            </w:pPr>
            <w:r>
              <w:rPr>
                <w:sz w:val="18"/>
                <w:szCs w:val="18"/>
              </w:rPr>
              <w:t>否</w:t>
            </w:r>
          </w:p>
        </w:tc>
        <w:tc>
          <w:tcPr>
            <w:tcW w:w="2289"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2286" w:type="dxa"/>
            <w:vAlign w:val="center"/>
          </w:tcPr>
          <w:p w:rsidR="00EC0997" w:rsidRDefault="006117A3">
            <w:pPr>
              <w:adjustRightInd/>
              <w:spacing w:line="360" w:lineRule="exact"/>
              <w:jc w:val="center"/>
              <w:textAlignment w:val="auto"/>
              <w:rPr>
                <w:sz w:val="18"/>
                <w:szCs w:val="18"/>
              </w:rPr>
            </w:pPr>
            <w:r>
              <w:rPr>
                <w:sz w:val="18"/>
                <w:szCs w:val="18"/>
              </w:rPr>
              <w:t>提示用户未选择文件</w:t>
            </w:r>
          </w:p>
        </w:tc>
        <w:tc>
          <w:tcPr>
            <w:tcW w:w="1376" w:type="dxa"/>
            <w:vAlign w:val="center"/>
          </w:tcPr>
          <w:p w:rsidR="00EC0997" w:rsidRDefault="006117A3">
            <w:pPr>
              <w:adjustRightInd/>
              <w:spacing w:line="360" w:lineRule="exact"/>
              <w:jc w:val="center"/>
              <w:textAlignment w:val="auto"/>
            </w:pPr>
            <w:r>
              <w:rPr>
                <w:sz w:val="18"/>
                <w:szCs w:val="18"/>
              </w:rPr>
              <w:t>无</w:t>
            </w:r>
          </w:p>
        </w:tc>
      </w:tr>
    </w:tbl>
    <w:p w:rsidR="00EC0997" w:rsidRDefault="00EC0997"/>
    <w:p w:rsidR="00EC0997" w:rsidRDefault="006117A3">
      <w:pPr>
        <w:pStyle w:val="3"/>
        <w:ind w:firstLineChars="200" w:firstLine="420"/>
      </w:pPr>
      <w:bookmarkStart w:id="142" w:name="_Toc18666"/>
      <w:r>
        <w:t>6.2</w:t>
      </w:r>
      <w:r>
        <w:rPr>
          <w:rFonts w:hint="eastAsia"/>
        </w:rPr>
        <w:t>.</w:t>
      </w:r>
      <w:r>
        <w:t>4</w:t>
      </w:r>
      <w:r>
        <w:rPr>
          <w:rFonts w:hint="eastAsia"/>
        </w:rPr>
        <w:t xml:space="preserve"> </w:t>
      </w:r>
      <w:r>
        <w:t>批量更改模版模块测试</w:t>
      </w:r>
      <w:bookmarkEnd w:id="142"/>
    </w:p>
    <w:p w:rsidR="00EC0997" w:rsidRDefault="006117A3">
      <w:pPr>
        <w:numPr>
          <w:ilvl w:val="0"/>
          <w:numId w:val="31"/>
        </w:numPr>
        <w:ind w:firstLine="420"/>
      </w:pPr>
      <w:r>
        <w:t>基本流与备选流</w:t>
      </w:r>
    </w:p>
    <w:p w:rsidR="00EC0997" w:rsidRDefault="006117A3">
      <w:pPr>
        <w:pStyle w:val="a8"/>
        <w:ind w:leftChars="200" w:left="420" w:firstLine="420"/>
        <w:rPr>
          <w:rFonts w:ascii="宋体" w:hAnsi="宋体" w:cs="宋体"/>
          <w:sz w:val="18"/>
          <w:szCs w:val="18"/>
        </w:rPr>
      </w:pPr>
      <w:r>
        <w:rPr>
          <w:rFonts w:ascii="宋体" w:hAnsi="宋体" w:cs="宋体"/>
          <w:bCs/>
        </w:rPr>
        <w:t>批量更换模版模块的基本流为：用户选择要更换的</w:t>
      </w:r>
      <w:r>
        <w:rPr>
          <w:rFonts w:ascii="宋体" w:hAnsi="宋体" w:cs="宋体" w:hint="eastAsia"/>
          <w:bCs/>
        </w:rPr>
        <w:t>目标</w:t>
      </w:r>
      <w:r>
        <w:rPr>
          <w:rFonts w:ascii="宋体" w:hAnsi="宋体" w:cs="宋体"/>
          <w:bCs/>
        </w:rPr>
        <w:t>模版，软件将已</w:t>
      </w:r>
      <w:r>
        <w:rPr>
          <w:rFonts w:ascii="宋体" w:hAnsi="宋体" w:cs="宋体" w:hint="eastAsia"/>
          <w:bCs/>
        </w:rPr>
        <w:t>载入</w:t>
      </w:r>
      <w:r>
        <w:rPr>
          <w:rFonts w:ascii="宋体" w:hAnsi="宋体" w:cs="宋体"/>
          <w:bCs/>
        </w:rPr>
        <w:t>的</w:t>
      </w:r>
      <w:r>
        <w:rPr>
          <w:rFonts w:ascii="宋体" w:hAnsi="宋体" w:cs="宋体" w:hint="eastAsia"/>
          <w:bCs/>
        </w:rPr>
        <w:t>全部</w:t>
      </w:r>
      <w:r>
        <w:rPr>
          <w:rFonts w:ascii="宋体" w:hAnsi="宋体" w:cs="宋体"/>
          <w:bCs/>
        </w:rPr>
        <w:t>图片更换为用户所选模版。</w:t>
      </w:r>
      <w:r>
        <w:rPr>
          <w:rFonts w:ascii="宋体" w:hAnsi="宋体" w:cs="宋体" w:hint="eastAsia"/>
          <w:bCs/>
        </w:rPr>
        <w:t>如</w:t>
      </w:r>
      <w:r>
        <w:rPr>
          <w:rFonts w:ascii="宋体" w:hAnsi="宋体" w:cs="宋体"/>
          <w:bCs/>
        </w:rPr>
        <w:t>图6.</w:t>
      </w:r>
      <w:r>
        <w:rPr>
          <w:rFonts w:ascii="宋体" w:hAnsi="宋体" w:cs="宋体" w:hint="eastAsia"/>
          <w:bCs/>
        </w:rPr>
        <w:t>5</w:t>
      </w:r>
      <w:r>
        <w:rPr>
          <w:rFonts w:ascii="宋体" w:hAnsi="宋体" w:cs="宋体"/>
          <w:bCs/>
        </w:rPr>
        <w:t>和表6.1</w:t>
      </w:r>
      <w:r>
        <w:rPr>
          <w:rFonts w:ascii="宋体" w:hAnsi="宋体" w:cs="宋体" w:hint="eastAsia"/>
          <w:bCs/>
        </w:rPr>
        <w:t>3所示</w:t>
      </w:r>
      <w:r>
        <w:rPr>
          <w:rFonts w:ascii="宋体" w:hAnsi="宋体" w:cs="宋体"/>
          <w:bCs/>
        </w:rPr>
        <w:t>。</w:t>
      </w:r>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1485900" cy="2301240"/>
            <wp:effectExtent l="0" t="0" r="7620" b="0"/>
            <wp:docPr id="21" name="图片 21" descr="批量更换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批量更换模板流图"/>
                    <pic:cNvPicPr>
                      <a:picLocks noChangeAspect="1"/>
                    </pic:cNvPicPr>
                  </pic:nvPicPr>
                  <pic:blipFill>
                    <a:blip r:embed="rId53"/>
                    <a:stretch>
                      <a:fillRect/>
                    </a:stretch>
                  </pic:blipFill>
                  <pic:spPr>
                    <a:xfrm>
                      <a:off x="0" y="0"/>
                      <a:ext cx="1485900" cy="23012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6.</w:t>
      </w:r>
      <w:r>
        <w:rPr>
          <w:rFonts w:ascii="宋体" w:hAnsi="宋体" w:cs="宋体" w:hint="eastAsia"/>
          <w:sz w:val="18"/>
          <w:szCs w:val="18"/>
        </w:rPr>
        <w:t>5 批量更换模版模块基本流与备选流图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t>表6.1</w:t>
      </w:r>
      <w:r>
        <w:rPr>
          <w:rFonts w:ascii="宋体" w:hAnsi="宋体" w:cs="宋体" w:hint="eastAsia"/>
        </w:rPr>
        <w:t>3</w:t>
      </w:r>
      <w:r>
        <w:t xml:space="preserve"> </w:t>
      </w:r>
      <w:r>
        <w:rPr>
          <w:rFonts w:ascii="宋体" w:hAnsi="宋体" w:cs="宋体"/>
          <w:bCs/>
        </w:rPr>
        <w:t>批量更换模</w:t>
      </w:r>
      <w:proofErr w:type="gramStart"/>
      <w:r>
        <w:rPr>
          <w:rFonts w:ascii="宋体" w:hAnsi="宋体" w:cs="宋体"/>
          <w:bCs/>
        </w:rPr>
        <w:t>版</w:t>
      </w:r>
      <w:r>
        <w:t>基本流</w:t>
      </w:r>
      <w:proofErr w:type="gramEnd"/>
      <w:r>
        <w:t>与备选流</w:t>
      </w:r>
    </w:p>
    <w:tbl>
      <w:tblPr>
        <w:tblpPr w:leftFromText="180" w:rightFromText="180" w:vertAnchor="text" w:horzAnchor="page" w:tblpX="1983" w:tblpY="62"/>
        <w:tblOverlap w:val="never"/>
        <w:tblW w:w="0" w:type="auto"/>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用户选择要更换的模版，软件将已导入的所有图片更换为用户所选模版</w:t>
            </w:r>
          </w:p>
        </w:tc>
      </w:tr>
    </w:tbl>
    <w:p w:rsidR="00EC0997" w:rsidRDefault="00EC0997">
      <w:pPr>
        <w:jc w:val="center"/>
        <w:rPr>
          <w:rFonts w:ascii="宋体" w:hAnsi="宋体" w:cs="宋体"/>
          <w:sz w:val="18"/>
          <w:szCs w:val="18"/>
        </w:rPr>
      </w:pPr>
    </w:p>
    <w:p w:rsidR="00EC0997" w:rsidRDefault="00EC0997"/>
    <w:p w:rsidR="00EC0997" w:rsidRDefault="006117A3">
      <w:pPr>
        <w:numPr>
          <w:ilvl w:val="0"/>
          <w:numId w:val="31"/>
        </w:numPr>
        <w:ind w:firstLine="420"/>
      </w:pPr>
      <w:r>
        <w:t>场景设计</w:t>
      </w:r>
    </w:p>
    <w:p w:rsidR="00EC0997" w:rsidRDefault="006117A3">
      <w:pPr>
        <w:pStyle w:val="a8"/>
        <w:ind w:leftChars="200" w:left="420" w:firstLine="420"/>
      </w:pPr>
      <w:r>
        <w:t>根据基本流与备选流，</w:t>
      </w:r>
      <w:r>
        <w:rPr>
          <w:rFonts w:hint="eastAsia"/>
        </w:rPr>
        <w:t>针</w:t>
      </w:r>
      <w:r>
        <w:t>对</w:t>
      </w:r>
      <w:r>
        <w:rPr>
          <w:rFonts w:ascii="宋体" w:hAnsi="宋体" w:cs="宋体"/>
          <w:bCs/>
        </w:rPr>
        <w:t>批量更换模版</w:t>
      </w:r>
      <w:r>
        <w:t>模块设计了一个场景，如表</w:t>
      </w:r>
      <w:r>
        <w:t>6.1</w:t>
      </w:r>
      <w:r>
        <w:rPr>
          <w:rFonts w:hint="eastAsia"/>
        </w:rPr>
        <w:t>4</w:t>
      </w:r>
      <w:r>
        <w:t>所示。</w:t>
      </w:r>
    </w:p>
    <w:p w:rsidR="00EC0997" w:rsidRDefault="00EC0997">
      <w:pPr>
        <w:pStyle w:val="a8"/>
        <w:ind w:leftChars="200" w:left="420" w:firstLine="420"/>
      </w:pPr>
    </w:p>
    <w:p w:rsidR="00EC0997" w:rsidRDefault="006117A3">
      <w:pPr>
        <w:pStyle w:val="a5"/>
      </w:pPr>
      <w:r>
        <w:rPr>
          <w:rFonts w:ascii="宋体" w:hAnsi="宋体" w:cs="宋体"/>
        </w:rPr>
        <w:t>表6.1</w:t>
      </w:r>
      <w:r>
        <w:rPr>
          <w:rFonts w:ascii="宋体" w:hAnsi="宋体" w:cs="宋体" w:hint="eastAsia"/>
        </w:rPr>
        <w:t>4</w:t>
      </w:r>
      <w:r>
        <w:t xml:space="preserve"> </w:t>
      </w:r>
      <w:r>
        <w:rPr>
          <w:rFonts w:ascii="宋体" w:hAnsi="宋体" w:cs="宋体"/>
          <w:bCs/>
        </w:rPr>
        <w:t>批量更换模版</w:t>
      </w:r>
      <w:r>
        <w:t>模块场景设计</w:t>
      </w:r>
    </w:p>
    <w:tbl>
      <w:tblPr>
        <w:tblW w:w="0" w:type="auto"/>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sz w:val="18"/>
                <w:szCs w:val="18"/>
              </w:rPr>
              <w:t>批量更改模版成功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bl>
    <w:p w:rsidR="00EC0997" w:rsidRDefault="00EC0997"/>
    <w:p w:rsidR="00EC0997" w:rsidRDefault="00EC0997"/>
    <w:p w:rsidR="00EC0997" w:rsidRDefault="006117A3">
      <w:pPr>
        <w:numPr>
          <w:ilvl w:val="0"/>
          <w:numId w:val="31"/>
        </w:numPr>
        <w:ind w:firstLine="420"/>
      </w:pPr>
      <w:r>
        <w:t>测试用例设计及测试结果</w:t>
      </w:r>
    </w:p>
    <w:p w:rsidR="00EC0997" w:rsidRDefault="006117A3">
      <w:pPr>
        <w:pStyle w:val="a8"/>
        <w:ind w:leftChars="200" w:left="420" w:firstLine="420"/>
      </w:pPr>
      <w:r>
        <w:lastRenderedPageBreak/>
        <w:t>对每个场景设计了</w:t>
      </w:r>
      <w:r>
        <w:rPr>
          <w:rFonts w:hint="eastAsia"/>
        </w:rPr>
        <w:t>测试用例、预期结果</w:t>
      </w:r>
      <w:r>
        <w:t>，以及实际测试的结果如下表</w:t>
      </w:r>
      <w:r>
        <w:t>6.12</w:t>
      </w:r>
      <w:r>
        <w:t>所示。</w:t>
      </w:r>
    </w:p>
    <w:p w:rsidR="00EC0997" w:rsidRDefault="00EC0997">
      <w:pPr>
        <w:pStyle w:val="a8"/>
        <w:ind w:leftChars="200" w:left="420" w:firstLine="420"/>
      </w:pPr>
    </w:p>
    <w:p w:rsidR="00EC0997" w:rsidRDefault="006117A3">
      <w:pPr>
        <w:pStyle w:val="a5"/>
      </w:pPr>
      <w:r>
        <w:rPr>
          <w:rFonts w:ascii="宋体" w:hAnsi="宋体" w:cs="宋体"/>
        </w:rPr>
        <w:t>表6.1</w:t>
      </w:r>
      <w:r>
        <w:rPr>
          <w:rFonts w:ascii="宋体" w:hAnsi="宋体" w:cs="宋体" w:hint="eastAsia"/>
        </w:rPr>
        <w:t>5</w:t>
      </w:r>
      <w:r>
        <w:t xml:space="preserve"> </w:t>
      </w:r>
      <w:r>
        <w:rPr>
          <w:rFonts w:ascii="宋体" w:hAnsi="宋体" w:cs="宋体"/>
          <w:bCs/>
        </w:rPr>
        <w:t>批量更换模版</w:t>
      </w:r>
      <w:r>
        <w:t>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642"/>
        <w:gridCol w:w="1922"/>
        <w:gridCol w:w="2545"/>
        <w:gridCol w:w="2507"/>
        <w:gridCol w:w="1389"/>
      </w:tblGrid>
      <w:tr w:rsidR="00EC0997">
        <w:tc>
          <w:tcPr>
            <w:tcW w:w="642"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1922"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选择模版</w:t>
            </w:r>
          </w:p>
        </w:tc>
        <w:tc>
          <w:tcPr>
            <w:tcW w:w="2545"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2507"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1389" w:type="dxa"/>
            <w:tcBorders>
              <w:top w:val="single" w:sz="4" w:space="0" w:color="000000"/>
              <w:bottom w:val="single" w:sz="4" w:space="0" w:color="000000"/>
            </w:tcBorders>
            <w:vAlign w:val="center"/>
          </w:tcPr>
          <w:p w:rsidR="00EC0997" w:rsidRDefault="006117A3">
            <w:pPr>
              <w:adjustRightInd/>
              <w:spacing w:line="360" w:lineRule="exact"/>
              <w:jc w:val="center"/>
              <w:textAlignment w:val="auto"/>
            </w:pPr>
            <w:r>
              <w:rPr>
                <w:sz w:val="18"/>
                <w:szCs w:val="18"/>
              </w:rPr>
              <w:t>是否有</w:t>
            </w:r>
            <w:r>
              <w:rPr>
                <w:sz w:val="18"/>
                <w:szCs w:val="18"/>
              </w:rPr>
              <w:t>bug</w:t>
            </w:r>
          </w:p>
        </w:tc>
      </w:tr>
      <w:tr w:rsidR="00EC0997">
        <w:tc>
          <w:tcPr>
            <w:tcW w:w="642"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1</w:t>
            </w:r>
          </w:p>
        </w:tc>
        <w:tc>
          <w:tcPr>
            <w:tcW w:w="1922"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单张</w:t>
            </w:r>
          </w:p>
        </w:tc>
        <w:tc>
          <w:tcPr>
            <w:tcW w:w="2545"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的所有图片更换为单张模版</w:t>
            </w:r>
          </w:p>
        </w:tc>
        <w:tc>
          <w:tcPr>
            <w:tcW w:w="2507"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的所有图片更换为单张模版</w:t>
            </w:r>
          </w:p>
        </w:tc>
        <w:tc>
          <w:tcPr>
            <w:tcW w:w="1389" w:type="dxa"/>
            <w:tcBorders>
              <w:top w:val="single" w:sz="4" w:space="0" w:color="000000"/>
            </w:tcBorders>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922" w:type="dxa"/>
            <w:vAlign w:val="center"/>
          </w:tcPr>
          <w:p w:rsidR="00EC0997" w:rsidRDefault="006117A3">
            <w:pPr>
              <w:adjustRightInd/>
              <w:spacing w:line="360" w:lineRule="exact"/>
              <w:jc w:val="center"/>
              <w:textAlignment w:val="auto"/>
              <w:rPr>
                <w:sz w:val="18"/>
                <w:szCs w:val="18"/>
              </w:rPr>
            </w:pPr>
            <w:r>
              <w:rPr>
                <w:sz w:val="18"/>
                <w:szCs w:val="18"/>
              </w:rPr>
              <w:t>单张（转</w:t>
            </w:r>
            <w:r>
              <w:rPr>
                <w:sz w:val="18"/>
                <w:szCs w:val="18"/>
              </w:rPr>
              <w:t>90</w:t>
            </w:r>
            <w:r>
              <w:rPr>
                <w:sz w:val="18"/>
                <w:szCs w:val="18"/>
              </w:rPr>
              <w:t>度）</w:t>
            </w:r>
          </w:p>
        </w:tc>
        <w:tc>
          <w:tcPr>
            <w:tcW w:w="2545"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的所有图片更换为单张（转</w:t>
            </w:r>
            <w:r>
              <w:rPr>
                <w:sz w:val="18"/>
                <w:szCs w:val="18"/>
              </w:rPr>
              <w:t>90</w:t>
            </w:r>
            <w:r>
              <w:rPr>
                <w:sz w:val="18"/>
                <w:szCs w:val="18"/>
              </w:rPr>
              <w:t>度）模版</w:t>
            </w:r>
          </w:p>
        </w:tc>
        <w:tc>
          <w:tcPr>
            <w:tcW w:w="2507"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的所有图片更换为单张（转</w:t>
            </w:r>
            <w:r>
              <w:rPr>
                <w:sz w:val="18"/>
                <w:szCs w:val="18"/>
              </w:rPr>
              <w:t>90</w:t>
            </w:r>
            <w:r>
              <w:rPr>
                <w:sz w:val="18"/>
                <w:szCs w:val="18"/>
              </w:rPr>
              <w:t>度）模版</w:t>
            </w:r>
          </w:p>
        </w:tc>
        <w:tc>
          <w:tcPr>
            <w:tcW w:w="1389" w:type="dxa"/>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922" w:type="dxa"/>
            <w:vAlign w:val="center"/>
          </w:tcPr>
          <w:p w:rsidR="00EC0997" w:rsidRDefault="006117A3">
            <w:pPr>
              <w:adjustRightInd/>
              <w:spacing w:line="360" w:lineRule="exact"/>
              <w:jc w:val="center"/>
              <w:textAlignment w:val="auto"/>
              <w:rPr>
                <w:sz w:val="18"/>
                <w:szCs w:val="18"/>
              </w:rPr>
            </w:pPr>
            <w:r>
              <w:rPr>
                <w:sz w:val="18"/>
                <w:szCs w:val="18"/>
              </w:rPr>
              <w:t>两张合并</w:t>
            </w:r>
          </w:p>
        </w:tc>
        <w:tc>
          <w:tcPr>
            <w:tcW w:w="2545"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的所有图片更换为两</w:t>
            </w:r>
            <w:proofErr w:type="gramStart"/>
            <w:r>
              <w:rPr>
                <w:sz w:val="18"/>
                <w:szCs w:val="18"/>
              </w:rPr>
              <w:t>张合并模版</w:t>
            </w:r>
            <w:proofErr w:type="gramEnd"/>
          </w:p>
        </w:tc>
        <w:tc>
          <w:tcPr>
            <w:tcW w:w="2507"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的所有图片更换为两</w:t>
            </w:r>
            <w:proofErr w:type="gramStart"/>
            <w:r>
              <w:rPr>
                <w:sz w:val="18"/>
                <w:szCs w:val="18"/>
              </w:rPr>
              <w:t>张合并模版</w:t>
            </w:r>
            <w:proofErr w:type="gramEnd"/>
          </w:p>
        </w:tc>
        <w:tc>
          <w:tcPr>
            <w:tcW w:w="1389" w:type="dxa"/>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922" w:type="dxa"/>
            <w:vAlign w:val="center"/>
          </w:tcPr>
          <w:p w:rsidR="00EC0997" w:rsidRDefault="006117A3">
            <w:pPr>
              <w:adjustRightInd/>
              <w:spacing w:line="360" w:lineRule="exact"/>
              <w:jc w:val="center"/>
              <w:textAlignment w:val="auto"/>
              <w:rPr>
                <w:sz w:val="18"/>
                <w:szCs w:val="18"/>
              </w:rPr>
            </w:pPr>
            <w:r>
              <w:rPr>
                <w:sz w:val="18"/>
                <w:szCs w:val="18"/>
              </w:rPr>
              <w:t>两张合并（转</w:t>
            </w:r>
            <w:r>
              <w:rPr>
                <w:sz w:val="18"/>
                <w:szCs w:val="18"/>
              </w:rPr>
              <w:t>90</w:t>
            </w:r>
            <w:r>
              <w:rPr>
                <w:sz w:val="18"/>
                <w:szCs w:val="18"/>
              </w:rPr>
              <w:t>度）</w:t>
            </w:r>
          </w:p>
        </w:tc>
        <w:tc>
          <w:tcPr>
            <w:tcW w:w="2545"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的所有图片更换为两张合并（转</w:t>
            </w:r>
            <w:r>
              <w:rPr>
                <w:sz w:val="18"/>
                <w:szCs w:val="18"/>
              </w:rPr>
              <w:t>90</w:t>
            </w:r>
            <w:r>
              <w:rPr>
                <w:sz w:val="18"/>
                <w:szCs w:val="18"/>
              </w:rPr>
              <w:t>度）模版</w:t>
            </w:r>
          </w:p>
        </w:tc>
        <w:tc>
          <w:tcPr>
            <w:tcW w:w="2507"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的所有图片更换为两张合并（转</w:t>
            </w:r>
            <w:r>
              <w:rPr>
                <w:sz w:val="18"/>
                <w:szCs w:val="18"/>
              </w:rPr>
              <w:t>90</w:t>
            </w:r>
            <w:r>
              <w:rPr>
                <w:sz w:val="18"/>
                <w:szCs w:val="18"/>
              </w:rPr>
              <w:t>度）模版</w:t>
            </w:r>
          </w:p>
        </w:tc>
        <w:tc>
          <w:tcPr>
            <w:tcW w:w="1389" w:type="dxa"/>
            <w:vAlign w:val="center"/>
          </w:tcPr>
          <w:p w:rsidR="00EC0997" w:rsidRDefault="006117A3">
            <w:pPr>
              <w:adjustRightInd/>
              <w:spacing w:line="360" w:lineRule="exact"/>
              <w:jc w:val="center"/>
              <w:textAlignment w:val="auto"/>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922" w:type="dxa"/>
            <w:vAlign w:val="center"/>
          </w:tcPr>
          <w:p w:rsidR="00EC0997" w:rsidRDefault="006117A3">
            <w:pPr>
              <w:adjustRightInd/>
              <w:spacing w:line="360" w:lineRule="exact"/>
              <w:jc w:val="center"/>
              <w:textAlignment w:val="auto"/>
              <w:rPr>
                <w:sz w:val="18"/>
                <w:szCs w:val="18"/>
              </w:rPr>
            </w:pPr>
            <w:r>
              <w:rPr>
                <w:sz w:val="18"/>
                <w:szCs w:val="18"/>
              </w:rPr>
              <w:t>四张合并</w:t>
            </w:r>
          </w:p>
        </w:tc>
        <w:tc>
          <w:tcPr>
            <w:tcW w:w="2545"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的所有图片更换为四</w:t>
            </w:r>
            <w:proofErr w:type="gramStart"/>
            <w:r>
              <w:rPr>
                <w:sz w:val="18"/>
                <w:szCs w:val="18"/>
              </w:rPr>
              <w:t>张合并模版</w:t>
            </w:r>
            <w:proofErr w:type="gramEnd"/>
          </w:p>
        </w:tc>
        <w:tc>
          <w:tcPr>
            <w:tcW w:w="2507"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的所有图片更换为四</w:t>
            </w:r>
            <w:proofErr w:type="gramStart"/>
            <w:r>
              <w:rPr>
                <w:sz w:val="18"/>
                <w:szCs w:val="18"/>
              </w:rPr>
              <w:t>张合并模版</w:t>
            </w:r>
            <w:proofErr w:type="gramEnd"/>
          </w:p>
        </w:tc>
        <w:tc>
          <w:tcPr>
            <w:tcW w:w="1389"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922" w:type="dxa"/>
            <w:vAlign w:val="center"/>
          </w:tcPr>
          <w:p w:rsidR="00EC0997" w:rsidRDefault="006117A3">
            <w:pPr>
              <w:adjustRightInd/>
              <w:spacing w:line="360" w:lineRule="exact"/>
              <w:jc w:val="center"/>
              <w:textAlignment w:val="auto"/>
              <w:rPr>
                <w:sz w:val="18"/>
                <w:szCs w:val="18"/>
              </w:rPr>
            </w:pPr>
            <w:r>
              <w:rPr>
                <w:sz w:val="18"/>
                <w:szCs w:val="18"/>
              </w:rPr>
              <w:t>四张合并（转</w:t>
            </w:r>
            <w:r>
              <w:rPr>
                <w:sz w:val="18"/>
                <w:szCs w:val="18"/>
              </w:rPr>
              <w:t>90</w:t>
            </w:r>
            <w:r>
              <w:rPr>
                <w:sz w:val="18"/>
                <w:szCs w:val="18"/>
              </w:rPr>
              <w:t>度）</w:t>
            </w:r>
          </w:p>
        </w:tc>
        <w:tc>
          <w:tcPr>
            <w:tcW w:w="2545"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的所有图片更换为四张合并（转</w:t>
            </w:r>
            <w:r>
              <w:rPr>
                <w:sz w:val="18"/>
                <w:szCs w:val="18"/>
              </w:rPr>
              <w:t>90</w:t>
            </w:r>
            <w:r>
              <w:rPr>
                <w:sz w:val="18"/>
                <w:szCs w:val="18"/>
              </w:rPr>
              <w:t>度）模版</w:t>
            </w:r>
          </w:p>
        </w:tc>
        <w:tc>
          <w:tcPr>
            <w:tcW w:w="2507" w:type="dxa"/>
            <w:vAlign w:val="center"/>
          </w:tcPr>
          <w:p w:rsidR="00EC0997" w:rsidRDefault="006117A3">
            <w:pPr>
              <w:adjustRightInd/>
              <w:spacing w:line="360" w:lineRule="exact"/>
              <w:jc w:val="center"/>
              <w:textAlignment w:val="auto"/>
              <w:rPr>
                <w:sz w:val="18"/>
                <w:szCs w:val="18"/>
              </w:rPr>
            </w:pPr>
            <w:r>
              <w:rPr>
                <w:sz w:val="18"/>
                <w:szCs w:val="18"/>
              </w:rPr>
              <w:t>已</w:t>
            </w:r>
            <w:r>
              <w:rPr>
                <w:rFonts w:hint="eastAsia"/>
                <w:sz w:val="18"/>
                <w:szCs w:val="18"/>
              </w:rPr>
              <w:t>载入</w:t>
            </w:r>
            <w:r>
              <w:rPr>
                <w:sz w:val="18"/>
                <w:szCs w:val="18"/>
              </w:rPr>
              <w:t>的所有图片更换为四张合并（转</w:t>
            </w:r>
            <w:r>
              <w:rPr>
                <w:sz w:val="18"/>
                <w:szCs w:val="18"/>
              </w:rPr>
              <w:t>90</w:t>
            </w:r>
            <w:r>
              <w:rPr>
                <w:sz w:val="18"/>
                <w:szCs w:val="18"/>
              </w:rPr>
              <w:t>度）模版</w:t>
            </w:r>
          </w:p>
        </w:tc>
        <w:tc>
          <w:tcPr>
            <w:tcW w:w="1389"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922" w:type="dxa"/>
            <w:vAlign w:val="center"/>
          </w:tcPr>
          <w:p w:rsidR="00EC0997" w:rsidRDefault="006117A3">
            <w:pPr>
              <w:adjustRightInd/>
              <w:spacing w:line="360" w:lineRule="exact"/>
              <w:jc w:val="center"/>
              <w:textAlignment w:val="auto"/>
              <w:rPr>
                <w:sz w:val="18"/>
                <w:szCs w:val="18"/>
              </w:rPr>
            </w:pPr>
            <w:r>
              <w:rPr>
                <w:rFonts w:hint="eastAsia"/>
                <w:sz w:val="18"/>
                <w:szCs w:val="18"/>
              </w:rPr>
              <w:t>八张合并</w:t>
            </w:r>
          </w:p>
        </w:tc>
        <w:tc>
          <w:tcPr>
            <w:tcW w:w="2545" w:type="dxa"/>
            <w:vAlign w:val="center"/>
          </w:tcPr>
          <w:p w:rsidR="00EC0997" w:rsidRDefault="006117A3">
            <w:pPr>
              <w:adjustRightInd/>
              <w:spacing w:line="360" w:lineRule="exact"/>
              <w:jc w:val="center"/>
              <w:textAlignment w:val="auto"/>
              <w:rPr>
                <w:sz w:val="18"/>
                <w:szCs w:val="18"/>
              </w:rPr>
            </w:pPr>
            <w:r>
              <w:rPr>
                <w:rFonts w:hint="eastAsia"/>
                <w:sz w:val="18"/>
                <w:szCs w:val="18"/>
              </w:rPr>
              <w:t>已载入的所有图片更换为八</w:t>
            </w:r>
            <w:proofErr w:type="gramStart"/>
            <w:r>
              <w:rPr>
                <w:rFonts w:hint="eastAsia"/>
                <w:sz w:val="18"/>
                <w:szCs w:val="18"/>
              </w:rPr>
              <w:t>张合并模版</w:t>
            </w:r>
            <w:proofErr w:type="gramEnd"/>
          </w:p>
        </w:tc>
        <w:tc>
          <w:tcPr>
            <w:tcW w:w="2507" w:type="dxa"/>
            <w:vAlign w:val="center"/>
          </w:tcPr>
          <w:p w:rsidR="00EC0997" w:rsidRDefault="006117A3">
            <w:pPr>
              <w:adjustRightInd/>
              <w:spacing w:line="360" w:lineRule="exact"/>
              <w:jc w:val="center"/>
              <w:textAlignment w:val="auto"/>
              <w:rPr>
                <w:sz w:val="18"/>
                <w:szCs w:val="18"/>
              </w:rPr>
            </w:pPr>
            <w:r>
              <w:rPr>
                <w:rFonts w:hint="eastAsia"/>
                <w:sz w:val="18"/>
                <w:szCs w:val="18"/>
              </w:rPr>
              <w:t>已载入的所有图片更换为八</w:t>
            </w:r>
            <w:proofErr w:type="gramStart"/>
            <w:r>
              <w:rPr>
                <w:rFonts w:hint="eastAsia"/>
                <w:sz w:val="18"/>
                <w:szCs w:val="18"/>
              </w:rPr>
              <w:t>张合并模版</w:t>
            </w:r>
            <w:proofErr w:type="gramEnd"/>
          </w:p>
        </w:tc>
        <w:tc>
          <w:tcPr>
            <w:tcW w:w="1389"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642"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922" w:type="dxa"/>
            <w:vAlign w:val="center"/>
          </w:tcPr>
          <w:p w:rsidR="00EC0997" w:rsidRDefault="006117A3">
            <w:pPr>
              <w:adjustRightInd/>
              <w:spacing w:line="360" w:lineRule="exact"/>
              <w:jc w:val="center"/>
              <w:textAlignment w:val="auto"/>
              <w:rPr>
                <w:sz w:val="18"/>
                <w:szCs w:val="18"/>
              </w:rPr>
            </w:pPr>
            <w:r>
              <w:rPr>
                <w:rFonts w:hint="eastAsia"/>
                <w:sz w:val="18"/>
                <w:szCs w:val="18"/>
              </w:rPr>
              <w:t>八张合并（转</w:t>
            </w:r>
            <w:r>
              <w:rPr>
                <w:rFonts w:hint="eastAsia"/>
                <w:sz w:val="18"/>
                <w:szCs w:val="18"/>
              </w:rPr>
              <w:t>90</w:t>
            </w:r>
            <w:r>
              <w:rPr>
                <w:rFonts w:hint="eastAsia"/>
                <w:sz w:val="18"/>
                <w:szCs w:val="18"/>
              </w:rPr>
              <w:t>度）</w:t>
            </w:r>
          </w:p>
        </w:tc>
        <w:tc>
          <w:tcPr>
            <w:tcW w:w="2545" w:type="dxa"/>
            <w:vAlign w:val="center"/>
          </w:tcPr>
          <w:p w:rsidR="00EC0997" w:rsidRDefault="006117A3">
            <w:pPr>
              <w:adjustRightInd/>
              <w:spacing w:line="360" w:lineRule="exact"/>
              <w:jc w:val="center"/>
              <w:textAlignment w:val="auto"/>
              <w:rPr>
                <w:sz w:val="18"/>
                <w:szCs w:val="18"/>
              </w:rPr>
            </w:pPr>
            <w:r>
              <w:rPr>
                <w:rFonts w:hint="eastAsia"/>
                <w:sz w:val="18"/>
                <w:szCs w:val="18"/>
              </w:rPr>
              <w:t>已载入的所有图片更换为八张合并（转</w:t>
            </w:r>
            <w:r>
              <w:rPr>
                <w:rFonts w:hint="eastAsia"/>
                <w:sz w:val="18"/>
                <w:szCs w:val="18"/>
              </w:rPr>
              <w:t>90</w:t>
            </w:r>
            <w:r>
              <w:rPr>
                <w:rFonts w:hint="eastAsia"/>
                <w:sz w:val="18"/>
                <w:szCs w:val="18"/>
              </w:rPr>
              <w:t>度）模版</w:t>
            </w:r>
          </w:p>
        </w:tc>
        <w:tc>
          <w:tcPr>
            <w:tcW w:w="2507" w:type="dxa"/>
            <w:vAlign w:val="center"/>
          </w:tcPr>
          <w:p w:rsidR="00EC0997" w:rsidRDefault="006117A3">
            <w:pPr>
              <w:adjustRightInd/>
              <w:spacing w:line="360" w:lineRule="exact"/>
              <w:jc w:val="center"/>
              <w:textAlignment w:val="auto"/>
              <w:rPr>
                <w:sz w:val="18"/>
                <w:szCs w:val="18"/>
              </w:rPr>
            </w:pPr>
            <w:r>
              <w:rPr>
                <w:rFonts w:hint="eastAsia"/>
                <w:sz w:val="18"/>
                <w:szCs w:val="18"/>
              </w:rPr>
              <w:t>已载入的所有图片更换为八张合并（转</w:t>
            </w:r>
            <w:r>
              <w:rPr>
                <w:rFonts w:hint="eastAsia"/>
                <w:sz w:val="18"/>
                <w:szCs w:val="18"/>
              </w:rPr>
              <w:t>90</w:t>
            </w:r>
            <w:r>
              <w:rPr>
                <w:rFonts w:hint="eastAsia"/>
                <w:sz w:val="18"/>
                <w:szCs w:val="18"/>
              </w:rPr>
              <w:t>度）模版</w:t>
            </w:r>
          </w:p>
        </w:tc>
        <w:tc>
          <w:tcPr>
            <w:tcW w:w="1389" w:type="dxa"/>
            <w:vAlign w:val="center"/>
          </w:tcPr>
          <w:p w:rsidR="00EC0997" w:rsidRDefault="006117A3">
            <w:pPr>
              <w:adjustRightInd/>
              <w:spacing w:line="360" w:lineRule="exact"/>
              <w:jc w:val="center"/>
              <w:textAlignment w:val="auto"/>
              <w:rPr>
                <w:sz w:val="18"/>
                <w:szCs w:val="18"/>
              </w:rPr>
            </w:pPr>
            <w:r>
              <w:rPr>
                <w:sz w:val="18"/>
                <w:szCs w:val="18"/>
              </w:rPr>
              <w:t>无</w:t>
            </w:r>
          </w:p>
        </w:tc>
      </w:tr>
    </w:tbl>
    <w:p w:rsidR="00EC0997" w:rsidRDefault="00EC0997"/>
    <w:p w:rsidR="00EC0997" w:rsidRDefault="006117A3">
      <w:pPr>
        <w:pStyle w:val="3"/>
      </w:pPr>
      <w:bookmarkStart w:id="143" w:name="_Toc28614"/>
      <w:r>
        <w:t>6.2</w:t>
      </w:r>
      <w:r>
        <w:rPr>
          <w:rFonts w:hint="eastAsia"/>
        </w:rPr>
        <w:t xml:space="preserve">.5 </w:t>
      </w:r>
      <w:r>
        <w:t>编辑</w:t>
      </w:r>
      <w:r>
        <w:rPr>
          <w:rFonts w:hint="eastAsia"/>
        </w:rPr>
        <w:t>模块测试</w:t>
      </w:r>
      <w:bookmarkEnd w:id="143"/>
    </w:p>
    <w:p w:rsidR="00EC0997" w:rsidRDefault="006117A3">
      <w:pPr>
        <w:numPr>
          <w:ilvl w:val="0"/>
          <w:numId w:val="32"/>
        </w:numPr>
        <w:spacing w:afterLines="51" w:after="122"/>
        <w:ind w:firstLine="420"/>
      </w:pPr>
      <w:r>
        <w:t>更换当前模版</w:t>
      </w:r>
    </w:p>
    <w:p w:rsidR="00EC0997" w:rsidRDefault="006117A3">
      <w:pPr>
        <w:ind w:firstLineChars="400" w:firstLine="840"/>
      </w:pPr>
      <w:r>
        <w:fldChar w:fldCharType="begin"/>
      </w:r>
      <w:r>
        <w:instrText xml:space="preserve"> = 1 \* GB3 \* MERGEFORMAT </w:instrText>
      </w:r>
      <w:r>
        <w:fldChar w:fldCharType="separate"/>
      </w:r>
      <w:r>
        <w:t>①</w:t>
      </w:r>
      <w:r>
        <w:fldChar w:fldCharType="end"/>
      </w:r>
      <w:r>
        <w:t>基本流与备选流</w:t>
      </w:r>
    </w:p>
    <w:p w:rsidR="00EC0997" w:rsidRDefault="006117A3">
      <w:pPr>
        <w:pStyle w:val="a8"/>
        <w:ind w:leftChars="200" w:left="420" w:firstLine="420"/>
        <w:rPr>
          <w:rFonts w:ascii="宋体" w:hAnsi="宋体" w:cs="宋体"/>
          <w:sz w:val="18"/>
          <w:szCs w:val="18"/>
        </w:rPr>
      </w:pPr>
      <w:r>
        <w:rPr>
          <w:rFonts w:ascii="宋体" w:hAnsi="宋体" w:cs="宋体"/>
          <w:bCs/>
        </w:rPr>
        <w:t>更换当前模版模块的基本流为：用户选择所要更改的</w:t>
      </w:r>
      <w:r>
        <w:rPr>
          <w:rFonts w:ascii="宋体" w:hAnsi="宋体" w:cs="宋体" w:hint="eastAsia"/>
          <w:bCs/>
        </w:rPr>
        <w:t>目标</w:t>
      </w:r>
      <w:r>
        <w:rPr>
          <w:rFonts w:ascii="宋体" w:hAnsi="宋体" w:cs="宋体"/>
          <w:bCs/>
        </w:rPr>
        <w:t>模版，软件将当前页面改为用户所选的模版。备选流包括：当前软件中未导入图片。如图6.</w:t>
      </w:r>
      <w:r>
        <w:rPr>
          <w:rFonts w:ascii="宋体" w:hAnsi="宋体" w:cs="宋体" w:hint="eastAsia"/>
          <w:bCs/>
        </w:rPr>
        <w:t>6</w:t>
      </w:r>
      <w:r>
        <w:rPr>
          <w:rFonts w:ascii="宋体" w:hAnsi="宋体" w:cs="宋体"/>
          <w:bCs/>
        </w:rPr>
        <w:t>和表6.1</w:t>
      </w:r>
      <w:r>
        <w:rPr>
          <w:rFonts w:ascii="宋体" w:hAnsi="宋体" w:cs="宋体" w:hint="eastAsia"/>
          <w:bCs/>
        </w:rPr>
        <w:t>6所示</w:t>
      </w:r>
      <w:r>
        <w:rPr>
          <w:rFonts w:ascii="宋体" w:hAnsi="宋体" w:cs="宋体"/>
          <w:bCs/>
        </w:rPr>
        <w:t>。</w:t>
      </w:r>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1645920" cy="2225040"/>
            <wp:effectExtent l="0" t="0" r="0" b="0"/>
            <wp:docPr id="22" name="图片 22" descr="更换当前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更换当前模板流图"/>
                    <pic:cNvPicPr>
                      <a:picLocks noChangeAspect="1"/>
                    </pic:cNvPicPr>
                  </pic:nvPicPr>
                  <pic:blipFill>
                    <a:blip r:embed="rId51"/>
                    <a:stretch>
                      <a:fillRect/>
                    </a:stretch>
                  </pic:blipFill>
                  <pic:spPr>
                    <a:xfrm>
                      <a:off x="0" y="0"/>
                      <a:ext cx="1645920" cy="22250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6.</w:t>
      </w:r>
      <w:r>
        <w:rPr>
          <w:rFonts w:ascii="宋体" w:hAnsi="宋体" w:cs="宋体" w:hint="eastAsia"/>
          <w:sz w:val="18"/>
          <w:szCs w:val="18"/>
        </w:rPr>
        <w:t>6 更换当前模</w:t>
      </w:r>
      <w:proofErr w:type="gramStart"/>
      <w:r>
        <w:rPr>
          <w:rFonts w:ascii="宋体" w:hAnsi="宋体" w:cs="宋体" w:hint="eastAsia"/>
          <w:sz w:val="18"/>
          <w:szCs w:val="18"/>
        </w:rPr>
        <w:t>版基本流</w:t>
      </w:r>
      <w:proofErr w:type="gramEnd"/>
      <w:r>
        <w:rPr>
          <w:rFonts w:ascii="宋体" w:hAnsi="宋体" w:cs="宋体" w:hint="eastAsia"/>
          <w:sz w:val="18"/>
          <w:szCs w:val="18"/>
        </w:rPr>
        <w:t>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lastRenderedPageBreak/>
        <w:t>表6.1</w:t>
      </w:r>
      <w:r>
        <w:rPr>
          <w:rFonts w:ascii="宋体" w:hAnsi="宋体" w:cs="宋体" w:hint="eastAsia"/>
        </w:rPr>
        <w:t>6</w:t>
      </w:r>
      <w:r>
        <w:t xml:space="preserve"> </w:t>
      </w:r>
      <w:r>
        <w:rPr>
          <w:rFonts w:ascii="宋体" w:hAnsi="宋体" w:cs="宋体" w:hint="eastAsia"/>
        </w:rPr>
        <w:t>更换当前模</w:t>
      </w:r>
      <w:proofErr w:type="gramStart"/>
      <w:r>
        <w:rPr>
          <w:rFonts w:ascii="宋体" w:hAnsi="宋体" w:cs="宋体" w:hint="eastAsia"/>
        </w:rPr>
        <w:t>版</w:t>
      </w:r>
      <w:r>
        <w:t>基本流</w:t>
      </w:r>
      <w:proofErr w:type="gramEnd"/>
      <w:r>
        <w:t>与备选流</w:t>
      </w:r>
    </w:p>
    <w:tbl>
      <w:tblPr>
        <w:tblpPr w:leftFromText="180" w:rightFromText="180" w:vertAnchor="text" w:horzAnchor="page" w:tblpX="1983" w:tblpY="62"/>
        <w:tblOverlap w:val="never"/>
        <w:tblW w:w="0" w:type="auto"/>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用户选择所要更改的目标模版，软件将当前页面改为用户所选的模版</w:t>
            </w:r>
          </w:p>
        </w:tc>
      </w:tr>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备选流</w:t>
            </w:r>
            <w:r>
              <w:rPr>
                <w:sz w:val="18"/>
                <w:szCs w:val="18"/>
              </w:rPr>
              <w:t>1</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当前软件中未导入图片</w:t>
            </w:r>
          </w:p>
        </w:tc>
      </w:tr>
    </w:tbl>
    <w:p w:rsidR="00EC0997" w:rsidRDefault="00EC0997">
      <w:pPr>
        <w:jc w:val="center"/>
        <w:rPr>
          <w:rFonts w:ascii="宋体" w:hAnsi="宋体" w:cs="宋体"/>
          <w:sz w:val="18"/>
          <w:szCs w:val="18"/>
        </w:rPr>
      </w:pPr>
    </w:p>
    <w:p w:rsidR="00EC0997" w:rsidRDefault="00EC0997"/>
    <w:p w:rsidR="00EC0997" w:rsidRDefault="006117A3">
      <w:pPr>
        <w:ind w:leftChars="200" w:left="420" w:firstLine="420"/>
      </w:pPr>
      <w:r>
        <w:fldChar w:fldCharType="begin"/>
      </w:r>
      <w:r>
        <w:instrText xml:space="preserve"> = 2 \* GB3 \* MERGEFORMAT </w:instrText>
      </w:r>
      <w:r>
        <w:fldChar w:fldCharType="separate"/>
      </w:r>
      <w:r>
        <w:t>②</w:t>
      </w:r>
      <w:r>
        <w:fldChar w:fldCharType="end"/>
      </w:r>
      <w:r>
        <w:t>场景设计</w:t>
      </w:r>
    </w:p>
    <w:p w:rsidR="00EC0997" w:rsidRDefault="006117A3">
      <w:pPr>
        <w:pStyle w:val="a8"/>
        <w:ind w:leftChars="200" w:left="420" w:firstLine="420"/>
      </w:pPr>
      <w:r>
        <w:t>根据基本流与备选流，</w:t>
      </w:r>
      <w:r>
        <w:rPr>
          <w:rFonts w:hint="eastAsia"/>
        </w:rPr>
        <w:t>针</w:t>
      </w:r>
      <w:r>
        <w:t>对更换当前模版模块设计了两个场景，如表</w:t>
      </w:r>
      <w:r>
        <w:t>6.1</w:t>
      </w:r>
      <w:r>
        <w:rPr>
          <w:rFonts w:hint="eastAsia"/>
        </w:rPr>
        <w:t>7</w:t>
      </w:r>
      <w:r>
        <w:t>所示。</w:t>
      </w:r>
    </w:p>
    <w:p w:rsidR="00EC0997" w:rsidRDefault="00EC0997">
      <w:pPr>
        <w:pStyle w:val="a8"/>
        <w:ind w:leftChars="200" w:left="420" w:firstLine="420"/>
      </w:pPr>
    </w:p>
    <w:p w:rsidR="00EC0997" w:rsidRDefault="006117A3">
      <w:pPr>
        <w:pStyle w:val="a5"/>
      </w:pPr>
      <w:r>
        <w:rPr>
          <w:rFonts w:ascii="宋体" w:hAnsi="宋体" w:cs="宋体"/>
        </w:rPr>
        <w:t>表6.1</w:t>
      </w:r>
      <w:r>
        <w:rPr>
          <w:rFonts w:ascii="宋体" w:hAnsi="宋体" w:cs="宋体" w:hint="eastAsia"/>
        </w:rPr>
        <w:t>7</w:t>
      </w:r>
      <w:r>
        <w:t xml:space="preserve"> </w:t>
      </w:r>
      <w:r>
        <w:rPr>
          <w:rFonts w:ascii="宋体" w:hAnsi="宋体" w:cs="宋体" w:hint="eastAsia"/>
        </w:rPr>
        <w:t>更换当前模版</w:t>
      </w:r>
      <w:r>
        <w:t>模块场景设计</w:t>
      </w:r>
    </w:p>
    <w:tbl>
      <w:tblPr>
        <w:tblW w:w="0" w:type="auto"/>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rFonts w:ascii="宋体" w:hAnsi="宋体" w:cs="宋体" w:hint="eastAsia"/>
                <w:sz w:val="18"/>
                <w:szCs w:val="18"/>
              </w:rPr>
              <w:t>更换当前模版</w:t>
            </w:r>
            <w:r>
              <w:rPr>
                <w:sz w:val="18"/>
                <w:szCs w:val="18"/>
              </w:rPr>
              <w:t>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2 - </w:t>
            </w:r>
            <w:r>
              <w:rPr>
                <w:sz w:val="18"/>
                <w:szCs w:val="18"/>
              </w:rPr>
              <w:t>当前未导入图片</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备选流</w:t>
            </w:r>
            <w:r>
              <w:rPr>
                <w:sz w:val="18"/>
                <w:szCs w:val="18"/>
              </w:rPr>
              <w:t>1</w:t>
            </w:r>
          </w:p>
        </w:tc>
      </w:tr>
    </w:tbl>
    <w:p w:rsidR="00EC0997" w:rsidRDefault="00EC0997"/>
    <w:p w:rsidR="00EC0997" w:rsidRDefault="00EC0997">
      <w:pPr>
        <w:ind w:left="420" w:firstLine="420"/>
      </w:pPr>
    </w:p>
    <w:p w:rsidR="00EC0997" w:rsidRDefault="006117A3">
      <w:pPr>
        <w:ind w:left="420" w:firstLine="420"/>
      </w:pPr>
      <w:r>
        <w:fldChar w:fldCharType="begin"/>
      </w:r>
      <w:r>
        <w:instrText xml:space="preserve"> = 3 \* GB3 \* MERGEFORMAT </w:instrText>
      </w:r>
      <w:r>
        <w:fldChar w:fldCharType="separate"/>
      </w:r>
      <w:r>
        <w:t>③</w:t>
      </w:r>
      <w:r>
        <w:fldChar w:fldCharType="end"/>
      </w:r>
      <w:r>
        <w:t>测试用例设计及测试结果</w:t>
      </w:r>
    </w:p>
    <w:p w:rsidR="00EC0997" w:rsidRDefault="006117A3">
      <w:pPr>
        <w:pStyle w:val="a8"/>
        <w:ind w:leftChars="200" w:left="420" w:firstLine="420"/>
      </w:pPr>
      <w:r>
        <w:t>对每个场景设计了</w:t>
      </w:r>
      <w:r>
        <w:rPr>
          <w:rFonts w:hint="eastAsia"/>
        </w:rPr>
        <w:t>测试用例、预期结果</w:t>
      </w:r>
      <w:r>
        <w:t>，以及实际测试的结果如表</w:t>
      </w:r>
      <w:r>
        <w:t>6.1</w:t>
      </w:r>
      <w:r>
        <w:rPr>
          <w:rFonts w:hint="eastAsia"/>
        </w:rPr>
        <w:t>8</w:t>
      </w:r>
      <w:r>
        <w:t>所示。（</w:t>
      </w:r>
      <w:r>
        <w:rPr>
          <w:rFonts w:hint="eastAsia"/>
        </w:rPr>
        <w:t>本功能而言，测试场景较多，但形式比较重合，故表中未完整展示</w:t>
      </w:r>
      <w:r>
        <w:t>）</w:t>
      </w:r>
    </w:p>
    <w:p w:rsidR="00EC0997" w:rsidRDefault="00EC0997">
      <w:pPr>
        <w:pStyle w:val="a8"/>
        <w:ind w:leftChars="200" w:left="420" w:firstLine="420"/>
      </w:pPr>
    </w:p>
    <w:p w:rsidR="00EC0997" w:rsidRDefault="006117A3">
      <w:pPr>
        <w:pStyle w:val="a5"/>
      </w:pPr>
      <w:r>
        <w:rPr>
          <w:rFonts w:ascii="宋体" w:hAnsi="宋体" w:cs="宋体"/>
        </w:rPr>
        <w:t>表6.1</w:t>
      </w:r>
      <w:r>
        <w:rPr>
          <w:rFonts w:ascii="宋体" w:hAnsi="宋体" w:cs="宋体" w:hint="eastAsia"/>
        </w:rPr>
        <w:t>8</w:t>
      </w:r>
      <w:r>
        <w:t xml:space="preserve"> </w:t>
      </w:r>
      <w:r>
        <w:rPr>
          <w:rFonts w:ascii="宋体" w:hAnsi="宋体" w:cs="宋体" w:hint="eastAsia"/>
        </w:rPr>
        <w:t>更换当前模版</w:t>
      </w:r>
      <w:r>
        <w:t>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492"/>
        <w:gridCol w:w="1182"/>
        <w:gridCol w:w="1230"/>
        <w:gridCol w:w="1552"/>
        <w:gridCol w:w="1948"/>
        <w:gridCol w:w="1859"/>
        <w:gridCol w:w="758"/>
      </w:tblGrid>
      <w:tr w:rsidR="00EC0997">
        <w:tc>
          <w:tcPr>
            <w:tcW w:w="492"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1182"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当前页面原模版</w:t>
            </w:r>
          </w:p>
        </w:tc>
        <w:tc>
          <w:tcPr>
            <w:tcW w:w="1230" w:type="dxa"/>
            <w:tcBorders>
              <w:top w:val="single" w:sz="4" w:space="0" w:color="000000"/>
              <w:bottom w:val="single" w:sz="4" w:space="0" w:color="000000"/>
            </w:tcBorders>
            <w:vAlign w:val="center"/>
          </w:tcPr>
          <w:p w:rsidR="00EC0997" w:rsidRDefault="006117A3">
            <w:pPr>
              <w:adjustRightInd/>
              <w:spacing w:line="360" w:lineRule="exact"/>
              <w:jc w:val="center"/>
              <w:textAlignment w:val="auto"/>
            </w:pPr>
            <w:r>
              <w:rPr>
                <w:sz w:val="18"/>
                <w:szCs w:val="18"/>
              </w:rPr>
              <w:t>所选进行更换的模版</w:t>
            </w:r>
          </w:p>
        </w:tc>
        <w:tc>
          <w:tcPr>
            <w:tcW w:w="1552"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软件中是否已导入图片</w:t>
            </w:r>
          </w:p>
        </w:tc>
        <w:tc>
          <w:tcPr>
            <w:tcW w:w="1948"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1859"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758"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是否有</w:t>
            </w:r>
            <w:r>
              <w:rPr>
                <w:sz w:val="18"/>
                <w:szCs w:val="18"/>
              </w:rPr>
              <w:t>bug</w:t>
            </w:r>
          </w:p>
        </w:tc>
      </w:tr>
      <w:tr w:rsidR="00EC0997">
        <w:tc>
          <w:tcPr>
            <w:tcW w:w="492"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单张</w:t>
            </w:r>
          </w:p>
        </w:tc>
        <w:tc>
          <w:tcPr>
            <w:tcW w:w="1230"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单张（转</w:t>
            </w:r>
            <w:r>
              <w:rPr>
                <w:sz w:val="18"/>
                <w:szCs w:val="18"/>
              </w:rPr>
              <w:t>90</w:t>
            </w:r>
            <w:r>
              <w:rPr>
                <w:sz w:val="18"/>
                <w:szCs w:val="18"/>
              </w:rPr>
              <w:t>度）</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当前页面更换为单张（转</w:t>
            </w:r>
            <w:r>
              <w:rPr>
                <w:sz w:val="18"/>
                <w:szCs w:val="18"/>
              </w:rPr>
              <w:t>90</w:t>
            </w:r>
            <w:r>
              <w:rPr>
                <w:sz w:val="18"/>
                <w:szCs w:val="18"/>
              </w:rPr>
              <w:t>度）模版</w:t>
            </w:r>
          </w:p>
        </w:tc>
        <w:tc>
          <w:tcPr>
            <w:tcW w:w="1859"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当前页面更换为单张（转</w:t>
            </w:r>
            <w:r>
              <w:rPr>
                <w:sz w:val="18"/>
                <w:szCs w:val="18"/>
              </w:rPr>
              <w:t>90</w:t>
            </w:r>
            <w:r>
              <w:rPr>
                <w:sz w:val="18"/>
                <w:szCs w:val="18"/>
              </w:rPr>
              <w:t>度）模版</w:t>
            </w:r>
          </w:p>
        </w:tc>
        <w:tc>
          <w:tcPr>
            <w:tcW w:w="758"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单张</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两张合并</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当前页面更换为两</w:t>
            </w:r>
            <w:proofErr w:type="gramStart"/>
            <w:r>
              <w:rPr>
                <w:sz w:val="18"/>
                <w:szCs w:val="18"/>
              </w:rPr>
              <w:t>张合并模版</w:t>
            </w:r>
            <w:proofErr w:type="gramEnd"/>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当前页面更换为两</w:t>
            </w:r>
            <w:proofErr w:type="gramStart"/>
            <w:r>
              <w:rPr>
                <w:sz w:val="18"/>
                <w:szCs w:val="18"/>
              </w:rPr>
              <w:t>张合并模版</w:t>
            </w:r>
            <w:proofErr w:type="gramEnd"/>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单张</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两张合并（转</w:t>
            </w:r>
            <w:r>
              <w:rPr>
                <w:sz w:val="18"/>
                <w:szCs w:val="18"/>
              </w:rPr>
              <w:t>90</w:t>
            </w:r>
            <w:r>
              <w:rPr>
                <w:sz w:val="18"/>
                <w:szCs w:val="18"/>
              </w:rPr>
              <w:t>度）</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当前页面更换为两张合并（转</w:t>
            </w:r>
            <w:r>
              <w:rPr>
                <w:sz w:val="18"/>
                <w:szCs w:val="18"/>
              </w:rPr>
              <w:t>90</w:t>
            </w:r>
            <w:r>
              <w:rPr>
                <w:sz w:val="18"/>
                <w:szCs w:val="18"/>
              </w:rPr>
              <w:t>度）模版</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当前页面更换为两张合并（转</w:t>
            </w:r>
            <w:r>
              <w:rPr>
                <w:sz w:val="18"/>
                <w:szCs w:val="18"/>
              </w:rPr>
              <w:t>90</w:t>
            </w:r>
            <w:r>
              <w:rPr>
                <w:sz w:val="18"/>
                <w:szCs w:val="18"/>
              </w:rPr>
              <w:t>度）模版</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单张</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四张合并</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当前页面更换为四</w:t>
            </w:r>
            <w:proofErr w:type="gramStart"/>
            <w:r>
              <w:rPr>
                <w:sz w:val="18"/>
                <w:szCs w:val="18"/>
              </w:rPr>
              <w:t>张合并模版</w:t>
            </w:r>
            <w:proofErr w:type="gramEnd"/>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当前页面更换为四</w:t>
            </w:r>
            <w:proofErr w:type="gramStart"/>
            <w:r>
              <w:rPr>
                <w:sz w:val="18"/>
                <w:szCs w:val="18"/>
              </w:rPr>
              <w:t>张合并模版</w:t>
            </w:r>
            <w:proofErr w:type="gramEnd"/>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单张</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四张合并（转</w:t>
            </w:r>
            <w:r>
              <w:rPr>
                <w:sz w:val="18"/>
                <w:szCs w:val="18"/>
              </w:rPr>
              <w:t>90</w:t>
            </w:r>
            <w:r>
              <w:rPr>
                <w:sz w:val="18"/>
                <w:szCs w:val="18"/>
              </w:rPr>
              <w:t>度）</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当前页面更换为四张合并（转</w:t>
            </w:r>
            <w:r>
              <w:rPr>
                <w:sz w:val="18"/>
                <w:szCs w:val="18"/>
              </w:rPr>
              <w:t>90</w:t>
            </w:r>
            <w:r>
              <w:rPr>
                <w:sz w:val="18"/>
                <w:szCs w:val="18"/>
              </w:rPr>
              <w:t>度）模版</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当前页面更换为四张合并（转</w:t>
            </w:r>
            <w:r>
              <w:rPr>
                <w:sz w:val="18"/>
                <w:szCs w:val="18"/>
              </w:rPr>
              <w:t>90</w:t>
            </w:r>
            <w:r>
              <w:rPr>
                <w:sz w:val="18"/>
                <w:szCs w:val="18"/>
              </w:rPr>
              <w:t>度）模版</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rFonts w:hint="eastAsia"/>
                <w:sz w:val="18"/>
                <w:szCs w:val="18"/>
              </w:rPr>
              <w:t>单张</w:t>
            </w:r>
          </w:p>
        </w:tc>
        <w:tc>
          <w:tcPr>
            <w:tcW w:w="1230" w:type="dxa"/>
            <w:vAlign w:val="center"/>
          </w:tcPr>
          <w:p w:rsidR="00EC0997" w:rsidRDefault="006117A3">
            <w:pPr>
              <w:adjustRightInd/>
              <w:spacing w:line="360" w:lineRule="exact"/>
              <w:jc w:val="center"/>
              <w:textAlignment w:val="auto"/>
              <w:rPr>
                <w:sz w:val="18"/>
                <w:szCs w:val="18"/>
              </w:rPr>
            </w:pPr>
            <w:r>
              <w:rPr>
                <w:rFonts w:hint="eastAsia"/>
                <w:sz w:val="18"/>
                <w:szCs w:val="18"/>
              </w:rPr>
              <w:t>单张</w:t>
            </w:r>
          </w:p>
        </w:tc>
        <w:tc>
          <w:tcPr>
            <w:tcW w:w="1552" w:type="dxa"/>
            <w:vAlign w:val="center"/>
          </w:tcPr>
          <w:p w:rsidR="00EC0997" w:rsidRDefault="006117A3">
            <w:pPr>
              <w:adjustRightInd/>
              <w:spacing w:line="360" w:lineRule="exact"/>
              <w:jc w:val="center"/>
              <w:textAlignment w:val="auto"/>
              <w:rPr>
                <w:sz w:val="18"/>
                <w:szCs w:val="18"/>
              </w:rPr>
            </w:pPr>
            <w:r>
              <w:rPr>
                <w:rFonts w:hint="eastAsia"/>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rFonts w:hint="eastAsia"/>
                <w:sz w:val="18"/>
                <w:szCs w:val="18"/>
              </w:rPr>
              <w:t>提示不用更换</w:t>
            </w:r>
          </w:p>
        </w:tc>
        <w:tc>
          <w:tcPr>
            <w:tcW w:w="1859" w:type="dxa"/>
            <w:vAlign w:val="center"/>
          </w:tcPr>
          <w:p w:rsidR="00EC0997" w:rsidRDefault="006117A3">
            <w:pPr>
              <w:adjustRightInd/>
              <w:spacing w:line="360" w:lineRule="exact"/>
              <w:jc w:val="center"/>
              <w:textAlignment w:val="auto"/>
              <w:rPr>
                <w:sz w:val="18"/>
                <w:szCs w:val="18"/>
              </w:rPr>
            </w:pPr>
            <w:r>
              <w:rPr>
                <w:rFonts w:hint="eastAsia"/>
                <w:sz w:val="18"/>
                <w:szCs w:val="18"/>
              </w:rPr>
              <w:t>提示不用更换</w:t>
            </w:r>
          </w:p>
        </w:tc>
        <w:tc>
          <w:tcPr>
            <w:tcW w:w="758" w:type="dxa"/>
            <w:vAlign w:val="center"/>
          </w:tcPr>
          <w:p w:rsidR="00EC0997" w:rsidRDefault="006117A3">
            <w:pPr>
              <w:adjustRightInd/>
              <w:spacing w:line="360" w:lineRule="exact"/>
              <w:jc w:val="center"/>
              <w:textAlignment w:val="auto"/>
              <w:rPr>
                <w:sz w:val="18"/>
                <w:szCs w:val="18"/>
              </w:rPr>
            </w:pPr>
            <w:r>
              <w:rPr>
                <w:rFonts w:hint="eastAsia"/>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单张转</w:t>
            </w:r>
            <w:r>
              <w:rPr>
                <w:sz w:val="18"/>
                <w:szCs w:val="18"/>
              </w:rPr>
              <w:t>90</w:t>
            </w:r>
            <w:r>
              <w:rPr>
                <w:sz w:val="18"/>
                <w:szCs w:val="18"/>
              </w:rPr>
              <w:t>度</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单张</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当前页面更换为单张模版</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当前页面更换为单张模版</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单张转</w:t>
            </w:r>
            <w:r>
              <w:rPr>
                <w:sz w:val="18"/>
                <w:szCs w:val="18"/>
              </w:rPr>
              <w:t>90</w:t>
            </w:r>
            <w:r>
              <w:rPr>
                <w:sz w:val="18"/>
                <w:szCs w:val="18"/>
              </w:rPr>
              <w:t>度</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两张合并</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当前页面更换为两</w:t>
            </w:r>
            <w:proofErr w:type="gramStart"/>
            <w:r>
              <w:rPr>
                <w:sz w:val="18"/>
                <w:szCs w:val="18"/>
              </w:rPr>
              <w:t>张合并模版</w:t>
            </w:r>
            <w:proofErr w:type="gramEnd"/>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当前页面更换为两</w:t>
            </w:r>
            <w:proofErr w:type="gramStart"/>
            <w:r>
              <w:rPr>
                <w:sz w:val="18"/>
                <w:szCs w:val="18"/>
              </w:rPr>
              <w:t>张合并模版</w:t>
            </w:r>
            <w:proofErr w:type="gramEnd"/>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单张转</w:t>
            </w:r>
            <w:r>
              <w:rPr>
                <w:sz w:val="18"/>
                <w:szCs w:val="18"/>
              </w:rPr>
              <w:t>90</w:t>
            </w:r>
            <w:r>
              <w:rPr>
                <w:sz w:val="18"/>
                <w:szCs w:val="18"/>
              </w:rPr>
              <w:t>度</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两张合并（转</w:t>
            </w:r>
            <w:r>
              <w:rPr>
                <w:sz w:val="18"/>
                <w:szCs w:val="18"/>
              </w:rPr>
              <w:t>90</w:t>
            </w:r>
            <w:r>
              <w:rPr>
                <w:sz w:val="18"/>
                <w:szCs w:val="18"/>
              </w:rPr>
              <w:t>度）</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当前页面更换为两张合并（转</w:t>
            </w:r>
            <w:r>
              <w:rPr>
                <w:sz w:val="18"/>
                <w:szCs w:val="18"/>
              </w:rPr>
              <w:t>90</w:t>
            </w:r>
            <w:r>
              <w:rPr>
                <w:sz w:val="18"/>
                <w:szCs w:val="18"/>
              </w:rPr>
              <w:t>度）模版</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当前页面更换为两张合并（转</w:t>
            </w:r>
            <w:r>
              <w:rPr>
                <w:sz w:val="18"/>
                <w:szCs w:val="18"/>
              </w:rPr>
              <w:t>90</w:t>
            </w:r>
            <w:r>
              <w:rPr>
                <w:sz w:val="18"/>
                <w:szCs w:val="18"/>
              </w:rPr>
              <w:t>度）模版</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单张转</w:t>
            </w:r>
            <w:r>
              <w:rPr>
                <w:sz w:val="18"/>
                <w:szCs w:val="18"/>
              </w:rPr>
              <w:t>90</w:t>
            </w:r>
            <w:r>
              <w:rPr>
                <w:sz w:val="18"/>
                <w:szCs w:val="18"/>
              </w:rPr>
              <w:t>度</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四张合并</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当前页面更换为四</w:t>
            </w:r>
            <w:proofErr w:type="gramStart"/>
            <w:r>
              <w:rPr>
                <w:sz w:val="18"/>
                <w:szCs w:val="18"/>
              </w:rPr>
              <w:t>张</w:t>
            </w:r>
            <w:r>
              <w:rPr>
                <w:sz w:val="18"/>
                <w:szCs w:val="18"/>
              </w:rPr>
              <w:lastRenderedPageBreak/>
              <w:t>合并模版</w:t>
            </w:r>
            <w:proofErr w:type="gramEnd"/>
          </w:p>
        </w:tc>
        <w:tc>
          <w:tcPr>
            <w:tcW w:w="1859" w:type="dxa"/>
            <w:vAlign w:val="center"/>
          </w:tcPr>
          <w:p w:rsidR="00EC0997" w:rsidRDefault="006117A3">
            <w:pPr>
              <w:adjustRightInd/>
              <w:spacing w:line="360" w:lineRule="exact"/>
              <w:jc w:val="center"/>
              <w:textAlignment w:val="auto"/>
              <w:rPr>
                <w:sz w:val="18"/>
                <w:szCs w:val="18"/>
              </w:rPr>
            </w:pPr>
            <w:r>
              <w:rPr>
                <w:sz w:val="18"/>
                <w:szCs w:val="18"/>
              </w:rPr>
              <w:lastRenderedPageBreak/>
              <w:t>当前页面更换为四</w:t>
            </w:r>
            <w:proofErr w:type="gramStart"/>
            <w:r>
              <w:rPr>
                <w:sz w:val="18"/>
                <w:szCs w:val="18"/>
              </w:rPr>
              <w:t>张</w:t>
            </w:r>
            <w:r>
              <w:rPr>
                <w:sz w:val="18"/>
                <w:szCs w:val="18"/>
              </w:rPr>
              <w:lastRenderedPageBreak/>
              <w:t>合并模版</w:t>
            </w:r>
            <w:proofErr w:type="gramEnd"/>
          </w:p>
        </w:tc>
        <w:tc>
          <w:tcPr>
            <w:tcW w:w="758" w:type="dxa"/>
            <w:vAlign w:val="center"/>
          </w:tcPr>
          <w:p w:rsidR="00EC0997" w:rsidRDefault="006117A3">
            <w:pPr>
              <w:adjustRightInd/>
              <w:spacing w:line="360" w:lineRule="exact"/>
              <w:jc w:val="center"/>
              <w:textAlignment w:val="auto"/>
              <w:rPr>
                <w:sz w:val="18"/>
                <w:szCs w:val="18"/>
              </w:rPr>
            </w:pPr>
            <w:r>
              <w:rPr>
                <w:sz w:val="18"/>
                <w:szCs w:val="18"/>
              </w:rPr>
              <w:lastRenderedPageBreak/>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lastRenderedPageBreak/>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单张转</w:t>
            </w:r>
            <w:r>
              <w:rPr>
                <w:sz w:val="18"/>
                <w:szCs w:val="18"/>
              </w:rPr>
              <w:t>90</w:t>
            </w:r>
            <w:r>
              <w:rPr>
                <w:sz w:val="18"/>
                <w:szCs w:val="18"/>
              </w:rPr>
              <w:t>度</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四张合并（转</w:t>
            </w:r>
            <w:r>
              <w:rPr>
                <w:sz w:val="18"/>
                <w:szCs w:val="18"/>
              </w:rPr>
              <w:t>90</w:t>
            </w:r>
            <w:r>
              <w:rPr>
                <w:sz w:val="18"/>
                <w:szCs w:val="18"/>
              </w:rPr>
              <w:t>度）</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当前页面更换为四张合并（转</w:t>
            </w:r>
            <w:r>
              <w:rPr>
                <w:sz w:val="18"/>
                <w:szCs w:val="18"/>
              </w:rPr>
              <w:t>90</w:t>
            </w:r>
            <w:r>
              <w:rPr>
                <w:sz w:val="18"/>
                <w:szCs w:val="18"/>
              </w:rPr>
              <w:t>度）模版</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当前页面更换为四张合并（转</w:t>
            </w:r>
            <w:r>
              <w:rPr>
                <w:sz w:val="18"/>
                <w:szCs w:val="18"/>
              </w:rPr>
              <w:t>90</w:t>
            </w:r>
            <w:r>
              <w:rPr>
                <w:sz w:val="18"/>
                <w:szCs w:val="18"/>
              </w:rPr>
              <w:t>度）模版</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rFonts w:hint="eastAsia"/>
                <w:sz w:val="18"/>
                <w:szCs w:val="18"/>
              </w:rPr>
              <w:t>单张转</w:t>
            </w:r>
            <w:r>
              <w:rPr>
                <w:rFonts w:hint="eastAsia"/>
                <w:sz w:val="18"/>
                <w:szCs w:val="18"/>
              </w:rPr>
              <w:t>90</w:t>
            </w:r>
            <w:r>
              <w:rPr>
                <w:rFonts w:hint="eastAsia"/>
                <w:sz w:val="18"/>
                <w:szCs w:val="18"/>
              </w:rPr>
              <w:t>度</w:t>
            </w:r>
          </w:p>
        </w:tc>
        <w:tc>
          <w:tcPr>
            <w:tcW w:w="1230" w:type="dxa"/>
            <w:vAlign w:val="center"/>
          </w:tcPr>
          <w:p w:rsidR="00EC0997" w:rsidRDefault="006117A3">
            <w:pPr>
              <w:adjustRightInd/>
              <w:spacing w:line="360" w:lineRule="exact"/>
              <w:jc w:val="center"/>
              <w:textAlignment w:val="auto"/>
              <w:rPr>
                <w:sz w:val="18"/>
                <w:szCs w:val="18"/>
              </w:rPr>
            </w:pPr>
            <w:r>
              <w:rPr>
                <w:rFonts w:hint="eastAsia"/>
                <w:sz w:val="18"/>
                <w:szCs w:val="18"/>
              </w:rPr>
              <w:t>单张转</w:t>
            </w:r>
            <w:r>
              <w:rPr>
                <w:rFonts w:hint="eastAsia"/>
                <w:sz w:val="18"/>
                <w:szCs w:val="18"/>
              </w:rPr>
              <w:t>90</w:t>
            </w:r>
            <w:r>
              <w:rPr>
                <w:rFonts w:hint="eastAsia"/>
                <w:sz w:val="18"/>
                <w:szCs w:val="18"/>
              </w:rPr>
              <w:t>度</w:t>
            </w:r>
          </w:p>
        </w:tc>
        <w:tc>
          <w:tcPr>
            <w:tcW w:w="1552" w:type="dxa"/>
            <w:vAlign w:val="center"/>
          </w:tcPr>
          <w:p w:rsidR="00EC0997" w:rsidRDefault="006117A3">
            <w:pPr>
              <w:adjustRightInd/>
              <w:spacing w:line="360" w:lineRule="exact"/>
              <w:jc w:val="center"/>
              <w:textAlignment w:val="auto"/>
              <w:rPr>
                <w:sz w:val="18"/>
                <w:szCs w:val="18"/>
              </w:rPr>
            </w:pPr>
            <w:r>
              <w:rPr>
                <w:rFonts w:hint="eastAsia"/>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rFonts w:hint="eastAsia"/>
                <w:sz w:val="18"/>
                <w:szCs w:val="18"/>
              </w:rPr>
              <w:t>提示不用更换</w:t>
            </w:r>
          </w:p>
        </w:tc>
        <w:tc>
          <w:tcPr>
            <w:tcW w:w="1859" w:type="dxa"/>
            <w:vAlign w:val="center"/>
          </w:tcPr>
          <w:p w:rsidR="00EC0997" w:rsidRDefault="006117A3">
            <w:pPr>
              <w:adjustRightInd/>
              <w:spacing w:line="360" w:lineRule="exact"/>
              <w:jc w:val="center"/>
              <w:textAlignment w:val="auto"/>
              <w:rPr>
                <w:sz w:val="18"/>
                <w:szCs w:val="18"/>
              </w:rPr>
            </w:pPr>
            <w:r>
              <w:rPr>
                <w:rFonts w:hint="eastAsia"/>
                <w:sz w:val="18"/>
                <w:szCs w:val="18"/>
              </w:rPr>
              <w:t>提示不用更换</w:t>
            </w:r>
          </w:p>
        </w:tc>
        <w:tc>
          <w:tcPr>
            <w:tcW w:w="758" w:type="dxa"/>
            <w:vAlign w:val="center"/>
          </w:tcPr>
          <w:p w:rsidR="00EC0997" w:rsidRDefault="006117A3">
            <w:pPr>
              <w:adjustRightInd/>
              <w:spacing w:line="360" w:lineRule="exact"/>
              <w:jc w:val="center"/>
              <w:textAlignment w:val="auto"/>
              <w:rPr>
                <w:sz w:val="18"/>
                <w:szCs w:val="18"/>
              </w:rPr>
            </w:pPr>
            <w:r>
              <w:rPr>
                <w:rFonts w:hint="eastAsia"/>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两张合并</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单张</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当前页面更换为单张模版</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当前页面更换为单张模版</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两张合并</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单张（转</w:t>
            </w:r>
            <w:r>
              <w:rPr>
                <w:sz w:val="18"/>
                <w:szCs w:val="18"/>
              </w:rPr>
              <w:t>90</w:t>
            </w:r>
            <w:r>
              <w:rPr>
                <w:sz w:val="18"/>
                <w:szCs w:val="18"/>
              </w:rPr>
              <w:t>度）</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当前页面更换为单张（转</w:t>
            </w:r>
            <w:r>
              <w:rPr>
                <w:sz w:val="18"/>
                <w:szCs w:val="18"/>
              </w:rPr>
              <w:t>90</w:t>
            </w:r>
            <w:r>
              <w:rPr>
                <w:sz w:val="18"/>
                <w:szCs w:val="18"/>
              </w:rPr>
              <w:t>度）模版</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当前页面更换为单张（转</w:t>
            </w:r>
            <w:r>
              <w:rPr>
                <w:sz w:val="18"/>
                <w:szCs w:val="18"/>
              </w:rPr>
              <w:t>90</w:t>
            </w:r>
            <w:r>
              <w:rPr>
                <w:sz w:val="18"/>
                <w:szCs w:val="18"/>
              </w:rPr>
              <w:t>度）模版</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两张合并</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两张合并（转</w:t>
            </w:r>
            <w:r>
              <w:rPr>
                <w:sz w:val="18"/>
                <w:szCs w:val="18"/>
              </w:rPr>
              <w:t>90</w:t>
            </w:r>
            <w:r>
              <w:rPr>
                <w:sz w:val="18"/>
                <w:szCs w:val="18"/>
              </w:rPr>
              <w:t>度）</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当前页面更换为两张合并（转</w:t>
            </w:r>
            <w:r>
              <w:rPr>
                <w:sz w:val="18"/>
                <w:szCs w:val="18"/>
              </w:rPr>
              <w:t>90</w:t>
            </w:r>
            <w:r>
              <w:rPr>
                <w:sz w:val="18"/>
                <w:szCs w:val="18"/>
              </w:rPr>
              <w:t>度）模版</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当前页面更换为两张合并（转</w:t>
            </w:r>
            <w:r>
              <w:rPr>
                <w:sz w:val="18"/>
                <w:szCs w:val="18"/>
              </w:rPr>
              <w:t>90</w:t>
            </w:r>
            <w:r>
              <w:rPr>
                <w:sz w:val="18"/>
                <w:szCs w:val="18"/>
              </w:rPr>
              <w:t>度）模版</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两张合并</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四张合并</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当前页面更换为四</w:t>
            </w:r>
            <w:proofErr w:type="gramStart"/>
            <w:r>
              <w:rPr>
                <w:sz w:val="18"/>
                <w:szCs w:val="18"/>
              </w:rPr>
              <w:t>张合并模版</w:t>
            </w:r>
            <w:proofErr w:type="gramEnd"/>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当前页面更换为四</w:t>
            </w:r>
            <w:proofErr w:type="gramStart"/>
            <w:r>
              <w:rPr>
                <w:sz w:val="18"/>
                <w:szCs w:val="18"/>
              </w:rPr>
              <w:t>张合并模版</w:t>
            </w:r>
            <w:proofErr w:type="gramEnd"/>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两张合并</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四张合并（转</w:t>
            </w:r>
            <w:r>
              <w:rPr>
                <w:sz w:val="18"/>
                <w:szCs w:val="18"/>
              </w:rPr>
              <w:t>90</w:t>
            </w:r>
            <w:r>
              <w:rPr>
                <w:sz w:val="18"/>
                <w:szCs w:val="18"/>
              </w:rPr>
              <w:t>度）</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当前页面更换为四张合并（转</w:t>
            </w:r>
            <w:r>
              <w:rPr>
                <w:sz w:val="18"/>
                <w:szCs w:val="18"/>
              </w:rPr>
              <w:t>90</w:t>
            </w:r>
            <w:r>
              <w:rPr>
                <w:sz w:val="18"/>
                <w:szCs w:val="18"/>
              </w:rPr>
              <w:t>度）模版</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当前页面更换为四张合并（转</w:t>
            </w:r>
            <w:r>
              <w:rPr>
                <w:sz w:val="18"/>
                <w:szCs w:val="18"/>
              </w:rPr>
              <w:t>90</w:t>
            </w:r>
            <w:r>
              <w:rPr>
                <w:sz w:val="18"/>
                <w:szCs w:val="18"/>
              </w:rPr>
              <w:t>度）模版</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rFonts w:hint="eastAsia"/>
                <w:sz w:val="18"/>
                <w:szCs w:val="18"/>
              </w:rPr>
              <w:t>两张合并</w:t>
            </w:r>
          </w:p>
        </w:tc>
        <w:tc>
          <w:tcPr>
            <w:tcW w:w="1230" w:type="dxa"/>
            <w:vAlign w:val="center"/>
          </w:tcPr>
          <w:p w:rsidR="00EC0997" w:rsidRDefault="006117A3">
            <w:pPr>
              <w:adjustRightInd/>
              <w:spacing w:line="360" w:lineRule="exact"/>
              <w:jc w:val="center"/>
              <w:textAlignment w:val="auto"/>
              <w:rPr>
                <w:sz w:val="18"/>
                <w:szCs w:val="18"/>
              </w:rPr>
            </w:pPr>
            <w:r>
              <w:rPr>
                <w:rFonts w:hint="eastAsia"/>
                <w:sz w:val="18"/>
                <w:szCs w:val="18"/>
              </w:rPr>
              <w:t>两张合并</w:t>
            </w:r>
          </w:p>
        </w:tc>
        <w:tc>
          <w:tcPr>
            <w:tcW w:w="1552" w:type="dxa"/>
            <w:vAlign w:val="center"/>
          </w:tcPr>
          <w:p w:rsidR="00EC0997" w:rsidRDefault="006117A3">
            <w:pPr>
              <w:adjustRightInd/>
              <w:spacing w:line="360" w:lineRule="exact"/>
              <w:jc w:val="center"/>
              <w:textAlignment w:val="auto"/>
              <w:rPr>
                <w:sz w:val="18"/>
                <w:szCs w:val="18"/>
              </w:rPr>
            </w:pPr>
            <w:r>
              <w:rPr>
                <w:rFonts w:hint="eastAsia"/>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rFonts w:hint="eastAsia"/>
                <w:sz w:val="18"/>
                <w:szCs w:val="18"/>
              </w:rPr>
              <w:t>提示不用更换</w:t>
            </w:r>
          </w:p>
        </w:tc>
        <w:tc>
          <w:tcPr>
            <w:tcW w:w="1859" w:type="dxa"/>
            <w:vAlign w:val="center"/>
          </w:tcPr>
          <w:p w:rsidR="00EC0997" w:rsidRDefault="006117A3">
            <w:pPr>
              <w:adjustRightInd/>
              <w:spacing w:line="360" w:lineRule="exact"/>
              <w:jc w:val="center"/>
              <w:textAlignment w:val="auto"/>
              <w:rPr>
                <w:sz w:val="18"/>
                <w:szCs w:val="18"/>
              </w:rPr>
            </w:pPr>
            <w:r>
              <w:rPr>
                <w:rFonts w:hint="eastAsia"/>
                <w:sz w:val="18"/>
                <w:szCs w:val="18"/>
              </w:rPr>
              <w:t>提示不用更换</w:t>
            </w:r>
          </w:p>
        </w:tc>
        <w:tc>
          <w:tcPr>
            <w:tcW w:w="758" w:type="dxa"/>
            <w:vAlign w:val="center"/>
          </w:tcPr>
          <w:p w:rsidR="00EC0997" w:rsidRDefault="006117A3">
            <w:pPr>
              <w:adjustRightInd/>
              <w:spacing w:line="360" w:lineRule="exact"/>
              <w:jc w:val="center"/>
              <w:textAlignment w:val="auto"/>
              <w:rPr>
                <w:sz w:val="18"/>
                <w:szCs w:val="18"/>
              </w:rPr>
            </w:pPr>
            <w:r>
              <w:rPr>
                <w:rFonts w:hint="eastAsia"/>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1</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是</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492" w:type="dxa"/>
            <w:vAlign w:val="center"/>
          </w:tcPr>
          <w:p w:rsidR="00EC0997" w:rsidRDefault="006117A3">
            <w:pPr>
              <w:adjustRightInd/>
              <w:spacing w:line="360" w:lineRule="exact"/>
              <w:jc w:val="center"/>
              <w:textAlignment w:val="auto"/>
              <w:rPr>
                <w:sz w:val="18"/>
                <w:szCs w:val="18"/>
              </w:rPr>
            </w:pPr>
            <w:r>
              <w:rPr>
                <w:sz w:val="18"/>
                <w:szCs w:val="18"/>
              </w:rPr>
              <w:t>2</w:t>
            </w:r>
          </w:p>
        </w:tc>
        <w:tc>
          <w:tcPr>
            <w:tcW w:w="1182" w:type="dxa"/>
            <w:vAlign w:val="center"/>
          </w:tcPr>
          <w:p w:rsidR="00EC0997" w:rsidRDefault="006117A3">
            <w:pPr>
              <w:adjustRightInd/>
              <w:spacing w:line="360" w:lineRule="exact"/>
              <w:jc w:val="center"/>
              <w:textAlignment w:val="auto"/>
              <w:rPr>
                <w:sz w:val="18"/>
                <w:szCs w:val="18"/>
              </w:rPr>
            </w:pPr>
            <w:r>
              <w:rPr>
                <w:sz w:val="18"/>
                <w:szCs w:val="18"/>
              </w:rPr>
              <w:t>单张</w:t>
            </w:r>
          </w:p>
        </w:tc>
        <w:tc>
          <w:tcPr>
            <w:tcW w:w="1230" w:type="dxa"/>
            <w:vAlign w:val="center"/>
          </w:tcPr>
          <w:p w:rsidR="00EC0997" w:rsidRDefault="006117A3">
            <w:pPr>
              <w:adjustRightInd/>
              <w:spacing w:line="360" w:lineRule="exact"/>
              <w:jc w:val="center"/>
              <w:textAlignment w:val="auto"/>
              <w:rPr>
                <w:sz w:val="18"/>
                <w:szCs w:val="18"/>
              </w:rPr>
            </w:pPr>
            <w:r>
              <w:rPr>
                <w:sz w:val="18"/>
                <w:szCs w:val="18"/>
              </w:rPr>
              <w:t>单张（转</w:t>
            </w:r>
            <w:r>
              <w:rPr>
                <w:sz w:val="18"/>
                <w:szCs w:val="18"/>
              </w:rPr>
              <w:t>90</w:t>
            </w:r>
            <w:r>
              <w:rPr>
                <w:sz w:val="18"/>
                <w:szCs w:val="18"/>
              </w:rPr>
              <w:t>度）</w:t>
            </w:r>
          </w:p>
        </w:tc>
        <w:tc>
          <w:tcPr>
            <w:tcW w:w="1552" w:type="dxa"/>
            <w:vAlign w:val="center"/>
          </w:tcPr>
          <w:p w:rsidR="00EC0997" w:rsidRDefault="006117A3">
            <w:pPr>
              <w:adjustRightInd/>
              <w:spacing w:line="360" w:lineRule="exact"/>
              <w:jc w:val="center"/>
              <w:textAlignment w:val="auto"/>
              <w:rPr>
                <w:sz w:val="18"/>
                <w:szCs w:val="18"/>
              </w:rPr>
            </w:pPr>
            <w:r>
              <w:rPr>
                <w:sz w:val="18"/>
                <w:szCs w:val="18"/>
              </w:rPr>
              <w:t>否</w:t>
            </w:r>
          </w:p>
        </w:tc>
        <w:tc>
          <w:tcPr>
            <w:tcW w:w="1948" w:type="dxa"/>
            <w:vAlign w:val="center"/>
          </w:tcPr>
          <w:p w:rsidR="00EC0997" w:rsidRDefault="006117A3">
            <w:pPr>
              <w:adjustRightInd/>
              <w:spacing w:line="360" w:lineRule="exact"/>
              <w:jc w:val="center"/>
              <w:textAlignment w:val="auto"/>
              <w:rPr>
                <w:sz w:val="18"/>
                <w:szCs w:val="18"/>
              </w:rPr>
            </w:pPr>
            <w:r>
              <w:rPr>
                <w:sz w:val="18"/>
                <w:szCs w:val="18"/>
              </w:rPr>
              <w:t>提示用户当前未导入图片</w:t>
            </w:r>
          </w:p>
        </w:tc>
        <w:tc>
          <w:tcPr>
            <w:tcW w:w="1859" w:type="dxa"/>
            <w:vAlign w:val="center"/>
          </w:tcPr>
          <w:p w:rsidR="00EC0997" w:rsidRDefault="006117A3">
            <w:pPr>
              <w:adjustRightInd/>
              <w:spacing w:line="360" w:lineRule="exact"/>
              <w:jc w:val="center"/>
              <w:textAlignment w:val="auto"/>
              <w:rPr>
                <w:sz w:val="18"/>
                <w:szCs w:val="18"/>
              </w:rPr>
            </w:pPr>
            <w:r>
              <w:rPr>
                <w:sz w:val="18"/>
                <w:szCs w:val="18"/>
              </w:rPr>
              <w:t>提示用户当前未导入图片</w:t>
            </w:r>
          </w:p>
        </w:tc>
        <w:tc>
          <w:tcPr>
            <w:tcW w:w="758" w:type="dxa"/>
            <w:vAlign w:val="center"/>
          </w:tcPr>
          <w:p w:rsidR="00EC0997" w:rsidRDefault="006117A3">
            <w:pPr>
              <w:adjustRightInd/>
              <w:spacing w:line="360" w:lineRule="exact"/>
              <w:jc w:val="center"/>
              <w:textAlignment w:val="auto"/>
              <w:rPr>
                <w:sz w:val="18"/>
                <w:szCs w:val="18"/>
              </w:rPr>
            </w:pPr>
            <w:r>
              <w:rPr>
                <w:sz w:val="18"/>
                <w:szCs w:val="18"/>
              </w:rPr>
              <w:t>无</w:t>
            </w:r>
          </w:p>
        </w:tc>
      </w:tr>
    </w:tbl>
    <w:p w:rsidR="00EC0997" w:rsidRDefault="00EC0997"/>
    <w:p w:rsidR="00EC0997" w:rsidRDefault="006117A3">
      <w:pPr>
        <w:numPr>
          <w:ilvl w:val="0"/>
          <w:numId w:val="32"/>
        </w:numPr>
        <w:spacing w:beforeLines="51" w:before="122" w:afterLines="51" w:after="122"/>
        <w:ind w:firstLine="420"/>
      </w:pPr>
      <w:r>
        <w:t>加入</w:t>
      </w:r>
      <w:r>
        <w:rPr>
          <w:rFonts w:hint="eastAsia"/>
        </w:rPr>
        <w:t>水印</w:t>
      </w:r>
    </w:p>
    <w:p w:rsidR="00EC0997" w:rsidRDefault="006117A3">
      <w:pPr>
        <w:ind w:firstLineChars="400" w:firstLine="840"/>
      </w:pPr>
      <w:r>
        <w:fldChar w:fldCharType="begin"/>
      </w:r>
      <w:r>
        <w:instrText xml:space="preserve"> = 1 \* GB3 \* MERGEFORMAT </w:instrText>
      </w:r>
      <w:r>
        <w:fldChar w:fldCharType="separate"/>
      </w:r>
      <w:r>
        <w:t>①</w:t>
      </w:r>
      <w:r>
        <w:fldChar w:fldCharType="end"/>
      </w:r>
      <w:r>
        <w:t>基本流与备选流</w:t>
      </w:r>
    </w:p>
    <w:p w:rsidR="00EC0997" w:rsidRDefault="006117A3">
      <w:pPr>
        <w:pStyle w:val="a8"/>
        <w:ind w:leftChars="200" w:left="420" w:firstLine="420"/>
        <w:rPr>
          <w:rFonts w:ascii="宋体" w:hAnsi="宋体" w:cs="宋体"/>
          <w:sz w:val="18"/>
          <w:szCs w:val="18"/>
        </w:rPr>
      </w:pPr>
      <w:r>
        <w:rPr>
          <w:rFonts w:ascii="宋体" w:hAnsi="宋体" w:cs="宋体"/>
          <w:bCs/>
        </w:rPr>
        <w:t>加入水印模块的基本流为：用户输入文字，选择字体、字号</w:t>
      </w:r>
      <w:r>
        <w:rPr>
          <w:rFonts w:ascii="宋体" w:hAnsi="宋体" w:cs="宋体" w:hint="eastAsia"/>
          <w:bCs/>
        </w:rPr>
        <w:t>、字体颜色</w:t>
      </w:r>
      <w:r>
        <w:rPr>
          <w:rFonts w:ascii="宋体" w:hAnsi="宋体" w:cs="宋体"/>
          <w:bCs/>
        </w:rPr>
        <w:t>以及位置，软件按照用户</w:t>
      </w:r>
      <w:r>
        <w:rPr>
          <w:rFonts w:ascii="宋体" w:hAnsi="宋体" w:cs="宋体" w:hint="eastAsia"/>
          <w:bCs/>
        </w:rPr>
        <w:t>的选择</w:t>
      </w:r>
      <w:r>
        <w:rPr>
          <w:rFonts w:ascii="宋体" w:hAnsi="宋体" w:cs="宋体"/>
          <w:bCs/>
        </w:rPr>
        <w:t>将文字加入到</w:t>
      </w:r>
      <w:r>
        <w:rPr>
          <w:rFonts w:ascii="宋体" w:hAnsi="宋体" w:cs="宋体" w:hint="eastAsia"/>
          <w:bCs/>
        </w:rPr>
        <w:t>选择的</w:t>
      </w:r>
      <w:r>
        <w:rPr>
          <w:rFonts w:ascii="宋体" w:hAnsi="宋体" w:cs="宋体"/>
          <w:bCs/>
        </w:rPr>
        <w:t>位置。如下图6.</w:t>
      </w:r>
      <w:r>
        <w:rPr>
          <w:rFonts w:ascii="宋体" w:hAnsi="宋体" w:cs="宋体" w:hint="eastAsia"/>
          <w:bCs/>
        </w:rPr>
        <w:t>7</w:t>
      </w:r>
      <w:r>
        <w:rPr>
          <w:rFonts w:ascii="宋体" w:hAnsi="宋体" w:cs="宋体"/>
          <w:bCs/>
        </w:rPr>
        <w:t>和表6.1</w:t>
      </w:r>
      <w:r>
        <w:rPr>
          <w:rFonts w:ascii="宋体" w:hAnsi="宋体" w:cs="宋体" w:hint="eastAsia"/>
          <w:bCs/>
        </w:rPr>
        <w:t>9所示</w:t>
      </w:r>
      <w:r>
        <w:rPr>
          <w:rFonts w:ascii="宋体" w:hAnsi="宋体" w:cs="宋体"/>
          <w:bCs/>
        </w:rPr>
        <w:t>。</w:t>
      </w:r>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1485900" cy="2301240"/>
            <wp:effectExtent l="0" t="0" r="7620" b="0"/>
            <wp:docPr id="23" name="图片 23" descr="加入水印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加入水印流图"/>
                    <pic:cNvPicPr>
                      <a:picLocks noChangeAspect="1"/>
                    </pic:cNvPicPr>
                  </pic:nvPicPr>
                  <pic:blipFill>
                    <a:blip r:embed="rId53"/>
                    <a:stretch>
                      <a:fillRect/>
                    </a:stretch>
                  </pic:blipFill>
                  <pic:spPr>
                    <a:xfrm>
                      <a:off x="0" y="0"/>
                      <a:ext cx="1485900" cy="23012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6.</w:t>
      </w:r>
      <w:r>
        <w:rPr>
          <w:rFonts w:ascii="宋体" w:hAnsi="宋体" w:cs="宋体" w:hint="eastAsia"/>
          <w:sz w:val="18"/>
          <w:szCs w:val="18"/>
        </w:rPr>
        <w:t>7 加入水印基本流与备选流图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t>表6.1</w:t>
      </w:r>
      <w:r>
        <w:rPr>
          <w:rFonts w:ascii="宋体" w:hAnsi="宋体" w:cs="宋体" w:hint="eastAsia"/>
        </w:rPr>
        <w:t>9</w:t>
      </w:r>
      <w:r>
        <w:t xml:space="preserve"> </w:t>
      </w:r>
      <w:r>
        <w:rPr>
          <w:rFonts w:ascii="宋体" w:hAnsi="宋体" w:cs="宋体"/>
          <w:bCs/>
        </w:rPr>
        <w:t>加入水印</w:t>
      </w:r>
      <w:r>
        <w:t>基本流与备选流</w:t>
      </w:r>
    </w:p>
    <w:tbl>
      <w:tblPr>
        <w:tblpPr w:leftFromText="180" w:rightFromText="180" w:vertAnchor="text" w:horzAnchor="page" w:tblpX="1983" w:tblpY="62"/>
        <w:tblOverlap w:val="never"/>
        <w:tblW w:w="0" w:type="auto"/>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用户输入文字，选择字体、字号、字体颜色以及位置，软件按照用户的选择将文字加入</w:t>
            </w:r>
            <w:r>
              <w:rPr>
                <w:rFonts w:hint="eastAsia"/>
                <w:sz w:val="18"/>
                <w:szCs w:val="18"/>
              </w:rPr>
              <w:lastRenderedPageBreak/>
              <w:t>到选择的位置</w:t>
            </w:r>
          </w:p>
        </w:tc>
      </w:tr>
    </w:tbl>
    <w:p w:rsidR="00EC0997" w:rsidRDefault="00EC0997"/>
    <w:p w:rsidR="00EC0997" w:rsidRDefault="006117A3">
      <w:pPr>
        <w:ind w:leftChars="200" w:left="420" w:firstLine="420"/>
      </w:pPr>
      <w:r>
        <w:fldChar w:fldCharType="begin"/>
      </w:r>
      <w:r>
        <w:instrText xml:space="preserve"> = 2 \* GB3 \* MERGEFORMAT </w:instrText>
      </w:r>
      <w:r>
        <w:fldChar w:fldCharType="separate"/>
      </w:r>
      <w:r>
        <w:t>②</w:t>
      </w:r>
      <w:r>
        <w:fldChar w:fldCharType="end"/>
      </w:r>
      <w:r>
        <w:t>场景设计</w:t>
      </w:r>
    </w:p>
    <w:p w:rsidR="00EC0997" w:rsidRDefault="006117A3">
      <w:pPr>
        <w:pStyle w:val="a8"/>
        <w:ind w:leftChars="200" w:left="420" w:firstLine="420"/>
      </w:pPr>
      <w:r>
        <w:t>根据基本流与备选流，</w:t>
      </w:r>
      <w:r>
        <w:rPr>
          <w:rFonts w:hint="eastAsia"/>
        </w:rPr>
        <w:t>针</w:t>
      </w:r>
      <w:r>
        <w:t>对</w:t>
      </w:r>
      <w:r>
        <w:rPr>
          <w:rFonts w:ascii="宋体" w:hAnsi="宋体" w:cs="宋体"/>
          <w:bCs/>
        </w:rPr>
        <w:t>加入水印</w:t>
      </w:r>
      <w:r>
        <w:t>模块设计了一个场景，如表</w:t>
      </w:r>
      <w:r>
        <w:t>6.</w:t>
      </w:r>
      <w:r>
        <w:rPr>
          <w:rFonts w:hint="eastAsia"/>
        </w:rPr>
        <w:t>20</w:t>
      </w:r>
      <w:r>
        <w:t>所示。</w:t>
      </w:r>
    </w:p>
    <w:p w:rsidR="00EC0997" w:rsidRDefault="00EC0997">
      <w:pPr>
        <w:pStyle w:val="a8"/>
        <w:ind w:leftChars="200" w:left="420" w:firstLine="420"/>
      </w:pPr>
    </w:p>
    <w:p w:rsidR="00EC0997" w:rsidRDefault="006117A3">
      <w:pPr>
        <w:pStyle w:val="a5"/>
      </w:pPr>
      <w:r>
        <w:rPr>
          <w:rFonts w:ascii="宋体" w:hAnsi="宋体" w:cs="宋体"/>
        </w:rPr>
        <w:t>表6.</w:t>
      </w:r>
      <w:r>
        <w:rPr>
          <w:rFonts w:ascii="宋体" w:hAnsi="宋体" w:cs="宋体" w:hint="eastAsia"/>
        </w:rPr>
        <w:t>20</w:t>
      </w:r>
      <w:r>
        <w:t xml:space="preserve"> </w:t>
      </w:r>
      <w:r>
        <w:t>加入水印模块场景设计</w:t>
      </w:r>
    </w:p>
    <w:tbl>
      <w:tblPr>
        <w:tblW w:w="0" w:type="auto"/>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rFonts w:ascii="宋体" w:hAnsi="宋体" w:cs="宋体"/>
                <w:sz w:val="18"/>
                <w:szCs w:val="18"/>
              </w:rPr>
              <w:t>加入文字</w:t>
            </w:r>
            <w:r>
              <w:rPr>
                <w:sz w:val="18"/>
                <w:szCs w:val="18"/>
              </w:rPr>
              <w:t>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bl>
    <w:p w:rsidR="00EC0997" w:rsidRDefault="00EC0997"/>
    <w:p w:rsidR="00EC0997" w:rsidRDefault="00EC0997">
      <w:pPr>
        <w:ind w:left="420" w:firstLine="420"/>
      </w:pPr>
    </w:p>
    <w:p w:rsidR="00EC0997" w:rsidRDefault="006117A3">
      <w:pPr>
        <w:ind w:left="420" w:firstLine="420"/>
      </w:pPr>
      <w:r>
        <w:fldChar w:fldCharType="begin"/>
      </w:r>
      <w:r>
        <w:instrText xml:space="preserve"> = 3 \* GB3 \* MERGEFORMAT </w:instrText>
      </w:r>
      <w:r>
        <w:fldChar w:fldCharType="separate"/>
      </w:r>
      <w:r>
        <w:t>③</w:t>
      </w:r>
      <w:r>
        <w:fldChar w:fldCharType="end"/>
      </w:r>
      <w:r>
        <w:t>测试用例设计及测试结果</w:t>
      </w:r>
    </w:p>
    <w:p w:rsidR="00EC0997" w:rsidRDefault="006117A3">
      <w:pPr>
        <w:pStyle w:val="a8"/>
        <w:ind w:leftChars="200" w:left="420" w:firstLine="420"/>
      </w:pPr>
      <w:r>
        <w:t>对每个场景设计了</w:t>
      </w:r>
      <w:r>
        <w:rPr>
          <w:rFonts w:hint="eastAsia"/>
        </w:rPr>
        <w:t>测试用例、预期结果</w:t>
      </w:r>
      <w:r>
        <w:t>，以及实际测试的结果如表</w:t>
      </w:r>
      <w:r>
        <w:t>6.</w:t>
      </w:r>
      <w:r>
        <w:rPr>
          <w:rFonts w:hint="eastAsia"/>
        </w:rPr>
        <w:t>21</w:t>
      </w:r>
      <w:r>
        <w:t>所示。</w:t>
      </w:r>
    </w:p>
    <w:p w:rsidR="00EC0997" w:rsidRDefault="00EC0997">
      <w:pPr>
        <w:pStyle w:val="a8"/>
        <w:ind w:leftChars="200" w:left="420" w:firstLine="420"/>
      </w:pPr>
    </w:p>
    <w:p w:rsidR="00EC0997" w:rsidRDefault="006117A3">
      <w:pPr>
        <w:pStyle w:val="a5"/>
      </w:pPr>
      <w:r>
        <w:rPr>
          <w:rFonts w:ascii="宋体" w:hAnsi="宋体" w:cs="宋体"/>
        </w:rPr>
        <w:t>表6.</w:t>
      </w:r>
      <w:r>
        <w:rPr>
          <w:rFonts w:ascii="宋体" w:hAnsi="宋体" w:cs="宋体" w:hint="eastAsia"/>
        </w:rPr>
        <w:t>21</w:t>
      </w:r>
      <w:r>
        <w:t xml:space="preserve"> </w:t>
      </w:r>
      <w:r>
        <w:t>加入水印测试用例及实际结果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423"/>
        <w:gridCol w:w="942"/>
        <w:gridCol w:w="1103"/>
        <w:gridCol w:w="705"/>
        <w:gridCol w:w="718"/>
        <w:gridCol w:w="628"/>
        <w:gridCol w:w="1897"/>
        <w:gridCol w:w="1923"/>
        <w:gridCol w:w="681"/>
      </w:tblGrid>
      <w:tr w:rsidR="00EC0997">
        <w:tc>
          <w:tcPr>
            <w:tcW w:w="423"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942"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输入文字</w:t>
            </w:r>
          </w:p>
        </w:tc>
        <w:tc>
          <w:tcPr>
            <w:tcW w:w="1103" w:type="dxa"/>
            <w:tcBorders>
              <w:top w:val="single" w:sz="4" w:space="0" w:color="000000"/>
              <w:bottom w:val="single" w:sz="4" w:space="0" w:color="auto"/>
            </w:tcBorders>
            <w:vAlign w:val="center"/>
          </w:tcPr>
          <w:p w:rsidR="00EC0997" w:rsidRDefault="006117A3">
            <w:pPr>
              <w:adjustRightInd/>
              <w:spacing w:line="360" w:lineRule="exact"/>
              <w:jc w:val="center"/>
              <w:textAlignment w:val="auto"/>
            </w:pPr>
            <w:r>
              <w:t>字体</w:t>
            </w:r>
          </w:p>
        </w:tc>
        <w:tc>
          <w:tcPr>
            <w:tcW w:w="705"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字号</w:t>
            </w:r>
          </w:p>
        </w:tc>
        <w:tc>
          <w:tcPr>
            <w:tcW w:w="718"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颜色</w:t>
            </w:r>
          </w:p>
        </w:tc>
        <w:tc>
          <w:tcPr>
            <w:tcW w:w="628"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位置</w:t>
            </w:r>
          </w:p>
        </w:tc>
        <w:tc>
          <w:tcPr>
            <w:tcW w:w="1897"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1923"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681"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是否存在</w:t>
            </w:r>
            <w:r>
              <w:rPr>
                <w:sz w:val="18"/>
                <w:szCs w:val="18"/>
              </w:rPr>
              <w:t>bug</w:t>
            </w:r>
          </w:p>
        </w:tc>
      </w:tr>
      <w:tr w:rsidR="00EC0997">
        <w:tc>
          <w:tcPr>
            <w:tcW w:w="423"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1</w:t>
            </w:r>
          </w:p>
        </w:tc>
        <w:tc>
          <w:tcPr>
            <w:tcW w:w="942"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尝试一下</w:t>
            </w:r>
          </w:p>
        </w:tc>
        <w:tc>
          <w:tcPr>
            <w:tcW w:w="1103"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宋体</w:t>
            </w:r>
          </w:p>
        </w:tc>
        <w:tc>
          <w:tcPr>
            <w:tcW w:w="705"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五号</w:t>
            </w:r>
          </w:p>
        </w:tc>
        <w:tc>
          <w:tcPr>
            <w:tcW w:w="718"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黑色</w:t>
            </w:r>
          </w:p>
        </w:tc>
        <w:tc>
          <w:tcPr>
            <w:tcW w:w="628"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下方居中</w:t>
            </w:r>
          </w:p>
        </w:tc>
        <w:tc>
          <w:tcPr>
            <w:tcW w:w="1897"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w:t>
            </w:r>
            <w:r>
              <w:rPr>
                <w:sz w:val="18"/>
                <w:szCs w:val="18"/>
              </w:rPr>
              <w:t>尝试一下</w:t>
            </w:r>
            <w:r>
              <w:rPr>
                <w:sz w:val="18"/>
                <w:szCs w:val="18"/>
              </w:rPr>
              <w:t>”</w:t>
            </w:r>
            <w:r>
              <w:rPr>
                <w:rFonts w:hint="eastAsia"/>
                <w:sz w:val="18"/>
                <w:szCs w:val="18"/>
              </w:rPr>
              <w:t>绘制在图片下方居中的位置，呈现宋体、五号、黑色的样式</w:t>
            </w:r>
          </w:p>
        </w:tc>
        <w:tc>
          <w:tcPr>
            <w:tcW w:w="1923"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w:t>
            </w:r>
            <w:r>
              <w:rPr>
                <w:sz w:val="18"/>
                <w:szCs w:val="18"/>
              </w:rPr>
              <w:t>尝试一下</w:t>
            </w:r>
            <w:r>
              <w:rPr>
                <w:sz w:val="18"/>
                <w:szCs w:val="18"/>
              </w:rPr>
              <w:t>”</w:t>
            </w:r>
            <w:r>
              <w:rPr>
                <w:sz w:val="18"/>
                <w:szCs w:val="18"/>
              </w:rPr>
              <w:t>绘制在图片下方居中的位置，呈现宋体、五号、黑色的样式</w:t>
            </w:r>
          </w:p>
        </w:tc>
        <w:tc>
          <w:tcPr>
            <w:tcW w:w="681"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否</w:t>
            </w:r>
          </w:p>
        </w:tc>
      </w:tr>
      <w:tr w:rsidR="00EC0997">
        <w:tc>
          <w:tcPr>
            <w:tcW w:w="423"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1</w:t>
            </w:r>
          </w:p>
        </w:tc>
        <w:tc>
          <w:tcPr>
            <w:tcW w:w="942" w:type="dxa"/>
            <w:tcBorders>
              <w:top w:val="nil"/>
            </w:tcBorders>
            <w:vAlign w:val="center"/>
          </w:tcPr>
          <w:p w:rsidR="00EC0997" w:rsidRDefault="006117A3">
            <w:pPr>
              <w:adjustRightInd/>
              <w:spacing w:line="360" w:lineRule="exact"/>
              <w:jc w:val="center"/>
              <w:textAlignment w:val="auto"/>
              <w:rPr>
                <w:sz w:val="18"/>
                <w:szCs w:val="18"/>
              </w:rPr>
            </w:pPr>
            <w:r>
              <w:rPr>
                <w:rFonts w:hint="eastAsia"/>
                <w:sz w:val="18"/>
                <w:szCs w:val="18"/>
              </w:rPr>
              <w:t>Try</w:t>
            </w:r>
          </w:p>
        </w:tc>
        <w:tc>
          <w:tcPr>
            <w:tcW w:w="1103"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Times New Roman</w:t>
            </w:r>
          </w:p>
        </w:tc>
        <w:tc>
          <w:tcPr>
            <w:tcW w:w="705"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20</w:t>
            </w:r>
          </w:p>
        </w:tc>
        <w:tc>
          <w:tcPr>
            <w:tcW w:w="718" w:type="dxa"/>
            <w:tcBorders>
              <w:top w:val="nil"/>
            </w:tcBorders>
            <w:vAlign w:val="center"/>
          </w:tcPr>
          <w:p w:rsidR="00EC0997" w:rsidRDefault="006117A3">
            <w:pPr>
              <w:adjustRightInd/>
              <w:spacing w:line="360" w:lineRule="exact"/>
              <w:jc w:val="center"/>
              <w:textAlignment w:val="auto"/>
              <w:rPr>
                <w:sz w:val="18"/>
                <w:szCs w:val="18"/>
              </w:rPr>
            </w:pPr>
            <w:r>
              <w:rPr>
                <w:rFonts w:hint="eastAsia"/>
                <w:sz w:val="18"/>
                <w:szCs w:val="18"/>
              </w:rPr>
              <w:t>深蓝色</w:t>
            </w:r>
          </w:p>
        </w:tc>
        <w:tc>
          <w:tcPr>
            <w:tcW w:w="628"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下方居中</w:t>
            </w:r>
          </w:p>
        </w:tc>
        <w:tc>
          <w:tcPr>
            <w:tcW w:w="1897"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“Try”</w:t>
            </w:r>
            <w:r>
              <w:rPr>
                <w:sz w:val="18"/>
                <w:szCs w:val="18"/>
              </w:rPr>
              <w:t>绘制在图片下方居中的位置，呈现</w:t>
            </w:r>
            <w:r>
              <w:rPr>
                <w:sz w:val="18"/>
                <w:szCs w:val="18"/>
              </w:rPr>
              <w:t>Times New Roman</w:t>
            </w:r>
            <w:r>
              <w:rPr>
                <w:sz w:val="18"/>
                <w:szCs w:val="18"/>
              </w:rPr>
              <w:t>、</w:t>
            </w:r>
            <w:r>
              <w:rPr>
                <w:rFonts w:hint="eastAsia"/>
                <w:sz w:val="18"/>
                <w:szCs w:val="18"/>
              </w:rPr>
              <w:t>20</w:t>
            </w:r>
            <w:r>
              <w:rPr>
                <w:sz w:val="18"/>
                <w:szCs w:val="18"/>
              </w:rPr>
              <w:t>、</w:t>
            </w:r>
            <w:r>
              <w:rPr>
                <w:rFonts w:hint="eastAsia"/>
                <w:sz w:val="18"/>
                <w:szCs w:val="18"/>
              </w:rPr>
              <w:t>深蓝</w:t>
            </w:r>
            <w:r>
              <w:rPr>
                <w:sz w:val="18"/>
                <w:szCs w:val="18"/>
              </w:rPr>
              <w:t>色的样式</w:t>
            </w:r>
          </w:p>
        </w:tc>
        <w:tc>
          <w:tcPr>
            <w:tcW w:w="1923"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“Try”</w:t>
            </w:r>
            <w:r>
              <w:rPr>
                <w:sz w:val="18"/>
                <w:szCs w:val="18"/>
              </w:rPr>
              <w:t>绘制在图片下方居中的位置，呈现</w:t>
            </w:r>
            <w:r>
              <w:rPr>
                <w:sz w:val="18"/>
                <w:szCs w:val="18"/>
              </w:rPr>
              <w:t>Times New Roman</w:t>
            </w:r>
            <w:r>
              <w:rPr>
                <w:sz w:val="18"/>
                <w:szCs w:val="18"/>
              </w:rPr>
              <w:t>、</w:t>
            </w:r>
            <w:r>
              <w:rPr>
                <w:sz w:val="18"/>
                <w:szCs w:val="18"/>
              </w:rPr>
              <w:t>20</w:t>
            </w:r>
            <w:r>
              <w:rPr>
                <w:sz w:val="18"/>
                <w:szCs w:val="18"/>
              </w:rPr>
              <w:t>、深蓝色的样式</w:t>
            </w:r>
          </w:p>
        </w:tc>
        <w:tc>
          <w:tcPr>
            <w:tcW w:w="681"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否</w:t>
            </w:r>
          </w:p>
        </w:tc>
      </w:tr>
    </w:tbl>
    <w:p w:rsidR="00EC0997" w:rsidRDefault="00EC0997"/>
    <w:p w:rsidR="00EC0997" w:rsidRDefault="006117A3">
      <w:pPr>
        <w:numPr>
          <w:ilvl w:val="0"/>
          <w:numId w:val="32"/>
        </w:numPr>
        <w:spacing w:beforeLines="51" w:before="122" w:afterLines="51" w:after="122"/>
        <w:ind w:firstLine="420"/>
      </w:pPr>
      <w:r>
        <w:rPr>
          <w:rFonts w:hint="eastAsia"/>
        </w:rPr>
        <w:t>添加描述文字</w:t>
      </w:r>
    </w:p>
    <w:p w:rsidR="00EC0997" w:rsidRDefault="006117A3">
      <w:pPr>
        <w:ind w:firstLineChars="400" w:firstLine="840"/>
      </w:pPr>
      <w:r>
        <w:fldChar w:fldCharType="begin"/>
      </w:r>
      <w:r>
        <w:instrText xml:space="preserve"> = 1 \* GB3 \* MERGEFORMAT </w:instrText>
      </w:r>
      <w:r>
        <w:fldChar w:fldCharType="separate"/>
      </w:r>
      <w:r>
        <w:t>①</w:t>
      </w:r>
      <w:r>
        <w:fldChar w:fldCharType="end"/>
      </w:r>
      <w:r>
        <w:t>基本流与备选流</w:t>
      </w:r>
    </w:p>
    <w:p w:rsidR="00EC0997" w:rsidRDefault="006117A3">
      <w:pPr>
        <w:pStyle w:val="a8"/>
        <w:ind w:leftChars="200" w:left="420" w:firstLine="420"/>
        <w:rPr>
          <w:rFonts w:ascii="宋体" w:hAnsi="宋体" w:cs="宋体"/>
          <w:sz w:val="18"/>
          <w:szCs w:val="18"/>
        </w:rPr>
      </w:pPr>
      <w:r>
        <w:rPr>
          <w:rFonts w:ascii="宋体" w:hAnsi="宋体" w:cs="宋体"/>
          <w:bCs/>
        </w:rPr>
        <w:t>添加描述文字的基本流为：用户输入文字，选择字体、字号以及</w:t>
      </w:r>
      <w:r>
        <w:rPr>
          <w:rFonts w:ascii="宋体" w:hAnsi="宋体" w:cs="宋体" w:hint="eastAsia"/>
          <w:bCs/>
        </w:rPr>
        <w:t>字体颜色</w:t>
      </w:r>
      <w:r>
        <w:rPr>
          <w:rFonts w:ascii="宋体" w:hAnsi="宋体" w:cs="宋体"/>
          <w:bCs/>
        </w:rPr>
        <w:t>，软件按照用户设置将文字加入到</w:t>
      </w:r>
      <w:r>
        <w:rPr>
          <w:rFonts w:ascii="宋体" w:hAnsi="宋体" w:cs="宋体" w:hint="eastAsia"/>
          <w:bCs/>
        </w:rPr>
        <w:t>照片下方（相隔文字与图片的距离）的白边处</w:t>
      </w:r>
      <w:r>
        <w:rPr>
          <w:rFonts w:ascii="宋体" w:hAnsi="宋体" w:cs="宋体"/>
          <w:bCs/>
        </w:rPr>
        <w:t>。如图6.</w:t>
      </w:r>
      <w:r>
        <w:rPr>
          <w:rFonts w:ascii="宋体" w:hAnsi="宋体" w:cs="宋体" w:hint="eastAsia"/>
          <w:bCs/>
        </w:rPr>
        <w:t>8</w:t>
      </w:r>
      <w:r>
        <w:rPr>
          <w:rFonts w:ascii="宋体" w:hAnsi="宋体" w:cs="宋体"/>
          <w:bCs/>
        </w:rPr>
        <w:t>和表6.</w:t>
      </w:r>
      <w:r>
        <w:rPr>
          <w:rFonts w:ascii="宋体" w:hAnsi="宋体" w:cs="宋体" w:hint="eastAsia"/>
          <w:bCs/>
        </w:rPr>
        <w:t>22所示</w:t>
      </w:r>
      <w:r>
        <w:rPr>
          <w:rFonts w:ascii="宋体" w:hAnsi="宋体" w:cs="宋体"/>
          <w:bCs/>
        </w:rPr>
        <w:t>。</w:t>
      </w:r>
    </w:p>
    <w:p w:rsidR="00EC0997" w:rsidRDefault="006117A3">
      <w:pPr>
        <w:jc w:val="center"/>
        <w:rPr>
          <w:rFonts w:ascii="宋体" w:hAnsi="宋体" w:cs="宋体"/>
          <w:sz w:val="18"/>
          <w:szCs w:val="18"/>
        </w:rPr>
      </w:pPr>
      <w:r>
        <w:rPr>
          <w:rFonts w:ascii="宋体" w:hAnsi="宋体" w:cs="宋体" w:hint="eastAsia"/>
          <w:noProof/>
          <w:sz w:val="18"/>
          <w:szCs w:val="18"/>
        </w:rPr>
        <w:lastRenderedPageBreak/>
        <w:drawing>
          <wp:inline distT="0" distB="0" distL="114300" distR="114300">
            <wp:extent cx="1485900" cy="2301240"/>
            <wp:effectExtent l="0" t="0" r="7620" b="0"/>
            <wp:docPr id="24" name="图片 24" descr="添加描述文字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添加描述文字流图"/>
                    <pic:cNvPicPr>
                      <a:picLocks noChangeAspect="1"/>
                    </pic:cNvPicPr>
                  </pic:nvPicPr>
                  <pic:blipFill>
                    <a:blip r:embed="rId53"/>
                    <a:stretch>
                      <a:fillRect/>
                    </a:stretch>
                  </pic:blipFill>
                  <pic:spPr>
                    <a:xfrm>
                      <a:off x="0" y="0"/>
                      <a:ext cx="1485900" cy="23012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6.</w:t>
      </w:r>
      <w:r>
        <w:rPr>
          <w:rFonts w:ascii="宋体" w:hAnsi="宋体" w:cs="宋体" w:hint="eastAsia"/>
          <w:sz w:val="18"/>
          <w:szCs w:val="18"/>
        </w:rPr>
        <w:t>8 添加描述文字基本流与备选流图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t>表6.</w:t>
      </w:r>
      <w:r>
        <w:rPr>
          <w:rFonts w:ascii="宋体" w:hAnsi="宋体" w:cs="宋体" w:hint="eastAsia"/>
        </w:rPr>
        <w:t>22</w:t>
      </w:r>
      <w:r>
        <w:t xml:space="preserve"> </w:t>
      </w:r>
      <w:r>
        <w:rPr>
          <w:rFonts w:ascii="宋体" w:hAnsi="宋体" w:cs="宋体"/>
          <w:bCs/>
        </w:rPr>
        <w:t>添加描述文字</w:t>
      </w:r>
      <w:r>
        <w:t>基本流与备选流</w:t>
      </w:r>
    </w:p>
    <w:tbl>
      <w:tblPr>
        <w:tblpPr w:leftFromText="180" w:rightFromText="180" w:vertAnchor="text" w:horzAnchor="page" w:tblpX="1983" w:tblpY="62"/>
        <w:tblOverlap w:val="never"/>
        <w:tblW w:w="0" w:type="auto"/>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用户输入文字，选择字体、字号以及字体颜色，软件按照用户设置将文字加入到照片下方（相隔文字与图片的距离）的白边处</w:t>
            </w:r>
          </w:p>
        </w:tc>
      </w:tr>
    </w:tbl>
    <w:p w:rsidR="00EC0997" w:rsidRDefault="00EC0997"/>
    <w:p w:rsidR="00EC0997" w:rsidRDefault="006117A3">
      <w:pPr>
        <w:ind w:leftChars="200" w:left="420" w:firstLine="420"/>
      </w:pPr>
      <w:r>
        <w:fldChar w:fldCharType="begin"/>
      </w:r>
      <w:r>
        <w:instrText xml:space="preserve"> = 2 \* GB3 \* MERGEFORMAT </w:instrText>
      </w:r>
      <w:r>
        <w:fldChar w:fldCharType="separate"/>
      </w:r>
      <w:r>
        <w:t>②</w:t>
      </w:r>
      <w:r>
        <w:fldChar w:fldCharType="end"/>
      </w:r>
      <w:r>
        <w:t>场景设计</w:t>
      </w:r>
    </w:p>
    <w:p w:rsidR="00EC0997" w:rsidRDefault="006117A3">
      <w:pPr>
        <w:pStyle w:val="a8"/>
        <w:ind w:leftChars="200" w:left="420" w:firstLine="420"/>
      </w:pPr>
      <w:r>
        <w:t>根据基本流与备选流，对</w:t>
      </w:r>
      <w:r>
        <w:rPr>
          <w:rFonts w:ascii="宋体" w:hAnsi="宋体" w:cs="宋体"/>
          <w:bCs/>
        </w:rPr>
        <w:t>添加描述文字</w:t>
      </w:r>
      <w:r>
        <w:t>模块设计了一个场景，如表</w:t>
      </w:r>
      <w:r>
        <w:t>6.</w:t>
      </w:r>
      <w:r>
        <w:rPr>
          <w:rFonts w:hint="eastAsia"/>
        </w:rPr>
        <w:t>23</w:t>
      </w:r>
      <w:r>
        <w:t>所示。</w:t>
      </w:r>
    </w:p>
    <w:p w:rsidR="00EC0997" w:rsidRDefault="00EC0997">
      <w:pPr>
        <w:pStyle w:val="a8"/>
        <w:ind w:leftChars="200" w:left="420" w:firstLine="420"/>
      </w:pPr>
    </w:p>
    <w:p w:rsidR="00EC0997" w:rsidRDefault="006117A3">
      <w:pPr>
        <w:pStyle w:val="a5"/>
      </w:pPr>
      <w:r>
        <w:rPr>
          <w:rFonts w:ascii="宋体" w:hAnsi="宋体" w:cs="宋体"/>
        </w:rPr>
        <w:t>表6.</w:t>
      </w:r>
      <w:r>
        <w:rPr>
          <w:rFonts w:ascii="宋体" w:hAnsi="宋体" w:cs="宋体" w:hint="eastAsia"/>
        </w:rPr>
        <w:t>23</w:t>
      </w:r>
      <w:r>
        <w:t xml:space="preserve"> </w:t>
      </w:r>
      <w:r>
        <w:t>加入文字模块场景设计</w:t>
      </w:r>
    </w:p>
    <w:tbl>
      <w:tblPr>
        <w:tblW w:w="0" w:type="auto"/>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rFonts w:ascii="宋体" w:hAnsi="宋体" w:cs="宋体"/>
                <w:sz w:val="18"/>
                <w:szCs w:val="18"/>
              </w:rPr>
              <w:t>加入文字</w:t>
            </w:r>
            <w:r>
              <w:rPr>
                <w:sz w:val="18"/>
                <w:szCs w:val="18"/>
              </w:rPr>
              <w:t>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bl>
    <w:p w:rsidR="00EC0997" w:rsidRDefault="00EC0997"/>
    <w:p w:rsidR="00EC0997" w:rsidRDefault="00EC0997">
      <w:pPr>
        <w:ind w:left="420" w:firstLine="420"/>
      </w:pPr>
    </w:p>
    <w:p w:rsidR="00EC0997" w:rsidRDefault="006117A3">
      <w:pPr>
        <w:ind w:left="420" w:firstLine="420"/>
      </w:pPr>
      <w:r>
        <w:fldChar w:fldCharType="begin"/>
      </w:r>
      <w:r>
        <w:instrText xml:space="preserve"> = 3 \* GB3 \* MERGEFORMAT </w:instrText>
      </w:r>
      <w:r>
        <w:fldChar w:fldCharType="separate"/>
      </w:r>
      <w:r>
        <w:t>③</w:t>
      </w:r>
      <w:r>
        <w:fldChar w:fldCharType="end"/>
      </w:r>
      <w:r>
        <w:t>测试用例设计及测试结果</w:t>
      </w:r>
    </w:p>
    <w:p w:rsidR="00EC0997" w:rsidRDefault="006117A3">
      <w:pPr>
        <w:pStyle w:val="a8"/>
        <w:ind w:leftChars="200" w:left="420" w:firstLine="420"/>
      </w:pPr>
      <w:r>
        <w:t>对每个场景设计了</w:t>
      </w:r>
      <w:r>
        <w:rPr>
          <w:rFonts w:hint="eastAsia"/>
        </w:rPr>
        <w:t>测试用例、预期结果</w:t>
      </w:r>
      <w:r>
        <w:t>，以及实际测试的结果如下表</w:t>
      </w:r>
      <w:r>
        <w:t>6.</w:t>
      </w:r>
      <w:r>
        <w:rPr>
          <w:rFonts w:hint="eastAsia"/>
        </w:rPr>
        <w:t>24</w:t>
      </w:r>
      <w:r>
        <w:t>所示。</w:t>
      </w:r>
    </w:p>
    <w:p w:rsidR="00EC0997" w:rsidRDefault="00EC0997">
      <w:pPr>
        <w:pStyle w:val="a8"/>
        <w:ind w:leftChars="200" w:left="420" w:firstLine="420"/>
      </w:pPr>
    </w:p>
    <w:p w:rsidR="00EC0997" w:rsidRDefault="006117A3">
      <w:pPr>
        <w:pStyle w:val="a5"/>
      </w:pPr>
      <w:r>
        <w:rPr>
          <w:rFonts w:ascii="宋体" w:hAnsi="宋体" w:cs="宋体"/>
        </w:rPr>
        <w:t>表6.</w:t>
      </w:r>
      <w:r>
        <w:rPr>
          <w:rFonts w:ascii="宋体" w:hAnsi="宋体" w:cs="宋体" w:hint="eastAsia"/>
        </w:rPr>
        <w:t>24</w:t>
      </w:r>
      <w:r>
        <w:t xml:space="preserve"> </w:t>
      </w:r>
      <w:r>
        <w:t>添加描述文字测试用例及实际结果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423"/>
        <w:gridCol w:w="942"/>
        <w:gridCol w:w="1103"/>
        <w:gridCol w:w="705"/>
        <w:gridCol w:w="718"/>
        <w:gridCol w:w="1897"/>
        <w:gridCol w:w="1923"/>
        <w:gridCol w:w="681"/>
      </w:tblGrid>
      <w:tr w:rsidR="00EC0997">
        <w:tc>
          <w:tcPr>
            <w:tcW w:w="423"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942"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输入文字</w:t>
            </w:r>
          </w:p>
        </w:tc>
        <w:tc>
          <w:tcPr>
            <w:tcW w:w="1103" w:type="dxa"/>
            <w:tcBorders>
              <w:top w:val="single" w:sz="4" w:space="0" w:color="000000"/>
              <w:bottom w:val="single" w:sz="4" w:space="0" w:color="auto"/>
            </w:tcBorders>
            <w:vAlign w:val="center"/>
          </w:tcPr>
          <w:p w:rsidR="00EC0997" w:rsidRDefault="006117A3">
            <w:pPr>
              <w:adjustRightInd/>
              <w:spacing w:line="360" w:lineRule="exact"/>
              <w:jc w:val="center"/>
              <w:textAlignment w:val="auto"/>
            </w:pPr>
            <w:r>
              <w:t>字体</w:t>
            </w:r>
          </w:p>
        </w:tc>
        <w:tc>
          <w:tcPr>
            <w:tcW w:w="705"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字号</w:t>
            </w:r>
          </w:p>
        </w:tc>
        <w:tc>
          <w:tcPr>
            <w:tcW w:w="718"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颜色</w:t>
            </w:r>
          </w:p>
        </w:tc>
        <w:tc>
          <w:tcPr>
            <w:tcW w:w="1897"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1923"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681"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是否存在</w:t>
            </w:r>
            <w:r>
              <w:rPr>
                <w:sz w:val="18"/>
                <w:szCs w:val="18"/>
              </w:rPr>
              <w:t>bug</w:t>
            </w:r>
          </w:p>
        </w:tc>
      </w:tr>
      <w:tr w:rsidR="00EC0997">
        <w:tc>
          <w:tcPr>
            <w:tcW w:w="423"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1</w:t>
            </w:r>
          </w:p>
        </w:tc>
        <w:tc>
          <w:tcPr>
            <w:tcW w:w="942"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尝试一下</w:t>
            </w:r>
          </w:p>
        </w:tc>
        <w:tc>
          <w:tcPr>
            <w:tcW w:w="1103"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宋体</w:t>
            </w:r>
          </w:p>
        </w:tc>
        <w:tc>
          <w:tcPr>
            <w:tcW w:w="705"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五号</w:t>
            </w:r>
          </w:p>
        </w:tc>
        <w:tc>
          <w:tcPr>
            <w:tcW w:w="718"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黑色</w:t>
            </w:r>
          </w:p>
        </w:tc>
        <w:tc>
          <w:tcPr>
            <w:tcW w:w="1897"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w:t>
            </w:r>
            <w:r>
              <w:rPr>
                <w:sz w:val="18"/>
                <w:szCs w:val="18"/>
              </w:rPr>
              <w:t>尝试一下</w:t>
            </w:r>
            <w:r>
              <w:rPr>
                <w:sz w:val="18"/>
                <w:szCs w:val="18"/>
              </w:rPr>
              <w:t>”</w:t>
            </w:r>
            <w:r>
              <w:rPr>
                <w:sz w:val="18"/>
                <w:szCs w:val="18"/>
              </w:rPr>
              <w:t>绘制在图片下方</w:t>
            </w:r>
            <w:r>
              <w:rPr>
                <w:rFonts w:hint="eastAsia"/>
                <w:sz w:val="18"/>
                <w:szCs w:val="18"/>
              </w:rPr>
              <w:t>白边</w:t>
            </w:r>
            <w:r>
              <w:rPr>
                <w:sz w:val="18"/>
                <w:szCs w:val="18"/>
              </w:rPr>
              <w:t>的位置，呈现宋体、五号、黑色的样式</w:t>
            </w:r>
          </w:p>
        </w:tc>
        <w:tc>
          <w:tcPr>
            <w:tcW w:w="1923"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w:t>
            </w:r>
            <w:r>
              <w:rPr>
                <w:sz w:val="18"/>
                <w:szCs w:val="18"/>
              </w:rPr>
              <w:t>尝试一下</w:t>
            </w:r>
            <w:r>
              <w:rPr>
                <w:sz w:val="18"/>
                <w:szCs w:val="18"/>
              </w:rPr>
              <w:t>”</w:t>
            </w:r>
            <w:r>
              <w:rPr>
                <w:sz w:val="18"/>
                <w:szCs w:val="18"/>
              </w:rPr>
              <w:t>绘制在图片下方白边的位置，呈现宋体、五号、黑色的样式</w:t>
            </w:r>
          </w:p>
        </w:tc>
        <w:tc>
          <w:tcPr>
            <w:tcW w:w="681"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否</w:t>
            </w:r>
          </w:p>
        </w:tc>
      </w:tr>
      <w:tr w:rsidR="00EC0997">
        <w:tc>
          <w:tcPr>
            <w:tcW w:w="423"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1</w:t>
            </w:r>
          </w:p>
        </w:tc>
        <w:tc>
          <w:tcPr>
            <w:tcW w:w="942" w:type="dxa"/>
            <w:tcBorders>
              <w:top w:val="nil"/>
            </w:tcBorders>
            <w:vAlign w:val="center"/>
          </w:tcPr>
          <w:p w:rsidR="00EC0997" w:rsidRDefault="006117A3">
            <w:pPr>
              <w:adjustRightInd/>
              <w:spacing w:line="360" w:lineRule="exact"/>
              <w:jc w:val="center"/>
              <w:textAlignment w:val="auto"/>
              <w:rPr>
                <w:sz w:val="18"/>
                <w:szCs w:val="18"/>
              </w:rPr>
            </w:pPr>
            <w:r>
              <w:rPr>
                <w:rFonts w:hint="eastAsia"/>
                <w:sz w:val="18"/>
                <w:szCs w:val="18"/>
              </w:rPr>
              <w:t>Try</w:t>
            </w:r>
          </w:p>
        </w:tc>
        <w:tc>
          <w:tcPr>
            <w:tcW w:w="1103"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Times New Roman</w:t>
            </w:r>
          </w:p>
        </w:tc>
        <w:tc>
          <w:tcPr>
            <w:tcW w:w="705"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20</w:t>
            </w:r>
          </w:p>
        </w:tc>
        <w:tc>
          <w:tcPr>
            <w:tcW w:w="718" w:type="dxa"/>
            <w:tcBorders>
              <w:top w:val="nil"/>
            </w:tcBorders>
            <w:vAlign w:val="center"/>
          </w:tcPr>
          <w:p w:rsidR="00EC0997" w:rsidRDefault="006117A3">
            <w:pPr>
              <w:adjustRightInd/>
              <w:spacing w:line="360" w:lineRule="exact"/>
              <w:jc w:val="center"/>
              <w:textAlignment w:val="auto"/>
              <w:rPr>
                <w:sz w:val="18"/>
                <w:szCs w:val="18"/>
              </w:rPr>
            </w:pPr>
            <w:r>
              <w:rPr>
                <w:rFonts w:hint="eastAsia"/>
                <w:sz w:val="18"/>
                <w:szCs w:val="18"/>
              </w:rPr>
              <w:t>深蓝</w:t>
            </w:r>
            <w:r>
              <w:rPr>
                <w:sz w:val="18"/>
                <w:szCs w:val="18"/>
              </w:rPr>
              <w:t>色</w:t>
            </w:r>
          </w:p>
        </w:tc>
        <w:tc>
          <w:tcPr>
            <w:tcW w:w="1897"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“Try”</w:t>
            </w:r>
            <w:r>
              <w:rPr>
                <w:sz w:val="18"/>
                <w:szCs w:val="18"/>
              </w:rPr>
              <w:t>绘制在图片下方</w:t>
            </w:r>
            <w:r>
              <w:rPr>
                <w:rFonts w:hint="eastAsia"/>
                <w:sz w:val="18"/>
                <w:szCs w:val="18"/>
              </w:rPr>
              <w:t>白边</w:t>
            </w:r>
            <w:r>
              <w:rPr>
                <w:sz w:val="18"/>
                <w:szCs w:val="18"/>
              </w:rPr>
              <w:t>的位置，呈现</w:t>
            </w:r>
            <w:r>
              <w:rPr>
                <w:sz w:val="18"/>
                <w:szCs w:val="18"/>
              </w:rPr>
              <w:t>Times New Roman</w:t>
            </w:r>
            <w:r>
              <w:rPr>
                <w:sz w:val="18"/>
                <w:szCs w:val="18"/>
              </w:rPr>
              <w:t>、</w:t>
            </w:r>
            <w:r>
              <w:rPr>
                <w:sz w:val="18"/>
                <w:szCs w:val="18"/>
              </w:rPr>
              <w:t>20</w:t>
            </w:r>
            <w:r>
              <w:rPr>
                <w:sz w:val="18"/>
                <w:szCs w:val="18"/>
              </w:rPr>
              <w:t>、深蓝色的样式</w:t>
            </w:r>
          </w:p>
        </w:tc>
        <w:tc>
          <w:tcPr>
            <w:tcW w:w="1923"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“Try”</w:t>
            </w:r>
            <w:r>
              <w:rPr>
                <w:sz w:val="18"/>
                <w:szCs w:val="18"/>
              </w:rPr>
              <w:t>绘制在图片下方白边的位置，呈现</w:t>
            </w:r>
            <w:r>
              <w:rPr>
                <w:sz w:val="18"/>
                <w:szCs w:val="18"/>
              </w:rPr>
              <w:t>Times New Roman</w:t>
            </w:r>
            <w:r>
              <w:rPr>
                <w:sz w:val="18"/>
                <w:szCs w:val="18"/>
              </w:rPr>
              <w:t>、</w:t>
            </w:r>
            <w:r>
              <w:rPr>
                <w:sz w:val="18"/>
                <w:szCs w:val="18"/>
              </w:rPr>
              <w:t>20</w:t>
            </w:r>
            <w:r>
              <w:rPr>
                <w:sz w:val="18"/>
                <w:szCs w:val="18"/>
              </w:rPr>
              <w:t>、深蓝色的样式</w:t>
            </w:r>
          </w:p>
        </w:tc>
        <w:tc>
          <w:tcPr>
            <w:tcW w:w="681"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否</w:t>
            </w:r>
          </w:p>
        </w:tc>
      </w:tr>
    </w:tbl>
    <w:p w:rsidR="00EC0997" w:rsidRDefault="00EC0997"/>
    <w:p w:rsidR="00EC0997" w:rsidRDefault="006117A3">
      <w:pPr>
        <w:numPr>
          <w:ilvl w:val="0"/>
          <w:numId w:val="32"/>
        </w:numPr>
        <w:spacing w:beforeLines="51" w:before="122" w:afterLines="51" w:after="122"/>
        <w:ind w:firstLine="420"/>
      </w:pPr>
      <w:r>
        <w:lastRenderedPageBreak/>
        <w:t>调整图片</w:t>
      </w:r>
    </w:p>
    <w:p w:rsidR="00EC0997" w:rsidRDefault="006117A3">
      <w:pPr>
        <w:ind w:firstLineChars="400" w:firstLine="840"/>
      </w:pPr>
      <w:r>
        <w:fldChar w:fldCharType="begin"/>
      </w:r>
      <w:r>
        <w:instrText xml:space="preserve"> = 1 \* GB3 \* MERGEFORMAT </w:instrText>
      </w:r>
      <w:r>
        <w:fldChar w:fldCharType="separate"/>
      </w:r>
      <w:r>
        <w:t>①</w:t>
      </w:r>
      <w:r>
        <w:fldChar w:fldCharType="end"/>
      </w:r>
      <w:r>
        <w:t>基本流与备选流</w:t>
      </w:r>
    </w:p>
    <w:p w:rsidR="00EC0997" w:rsidRDefault="006117A3">
      <w:pPr>
        <w:pStyle w:val="a8"/>
        <w:ind w:leftChars="200" w:left="420" w:firstLine="420"/>
        <w:rPr>
          <w:rFonts w:ascii="宋体" w:hAnsi="宋体" w:cs="宋体"/>
          <w:sz w:val="18"/>
          <w:szCs w:val="18"/>
        </w:rPr>
      </w:pPr>
      <w:r>
        <w:t>调整图片</w:t>
      </w:r>
      <w:r>
        <w:rPr>
          <w:rFonts w:ascii="宋体" w:hAnsi="宋体" w:cs="宋体"/>
          <w:bCs/>
        </w:rPr>
        <w:t>模块的基本流为：用户选择所要</w:t>
      </w:r>
      <w:r>
        <w:rPr>
          <w:rFonts w:ascii="宋体" w:hAnsi="宋体" w:cs="宋体" w:hint="eastAsia"/>
          <w:bCs/>
        </w:rPr>
        <w:t>更换</w:t>
      </w:r>
      <w:r>
        <w:rPr>
          <w:rFonts w:ascii="宋体" w:hAnsi="宋体" w:cs="宋体"/>
          <w:bCs/>
        </w:rPr>
        <w:t>的图片，点击放大</w:t>
      </w:r>
      <w:r>
        <w:rPr>
          <w:rFonts w:ascii="宋体" w:hAnsi="宋体" w:cs="宋体" w:hint="eastAsia"/>
          <w:bCs/>
        </w:rPr>
        <w:t>、</w:t>
      </w:r>
      <w:r>
        <w:rPr>
          <w:rFonts w:ascii="宋体" w:hAnsi="宋体" w:cs="宋体"/>
          <w:bCs/>
        </w:rPr>
        <w:t>缩小按钮，</w:t>
      </w:r>
      <w:r>
        <w:rPr>
          <w:rFonts w:ascii="宋体" w:hAnsi="宋体" w:cs="宋体" w:hint="eastAsia"/>
          <w:bCs/>
        </w:rPr>
        <w:t>点击旋转图片按钮，</w:t>
      </w:r>
      <w:r>
        <w:rPr>
          <w:rFonts w:ascii="宋体" w:hAnsi="宋体" w:cs="宋体"/>
          <w:bCs/>
        </w:rPr>
        <w:t>软件</w:t>
      </w:r>
      <w:r>
        <w:rPr>
          <w:rFonts w:ascii="宋体" w:hAnsi="宋体" w:cs="宋体" w:hint="eastAsia"/>
          <w:bCs/>
        </w:rPr>
        <w:t>会</w:t>
      </w:r>
      <w:r>
        <w:rPr>
          <w:rFonts w:ascii="宋体" w:hAnsi="宋体" w:cs="宋体"/>
          <w:bCs/>
        </w:rPr>
        <w:t>对图片进行相应调整。如图6.</w:t>
      </w:r>
      <w:r>
        <w:rPr>
          <w:rFonts w:ascii="宋体" w:hAnsi="宋体" w:cs="宋体" w:hint="eastAsia"/>
          <w:bCs/>
        </w:rPr>
        <w:t>9</w:t>
      </w:r>
      <w:r>
        <w:rPr>
          <w:rFonts w:ascii="宋体" w:hAnsi="宋体" w:cs="宋体"/>
          <w:bCs/>
        </w:rPr>
        <w:t>和表6.</w:t>
      </w:r>
      <w:r>
        <w:rPr>
          <w:rFonts w:ascii="宋体" w:hAnsi="宋体" w:cs="宋体" w:hint="eastAsia"/>
          <w:bCs/>
        </w:rPr>
        <w:t>25所示</w:t>
      </w:r>
      <w:r>
        <w:rPr>
          <w:rFonts w:ascii="宋体" w:hAnsi="宋体" w:cs="宋体"/>
          <w:bCs/>
        </w:rPr>
        <w:t>。</w:t>
      </w:r>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1645920" cy="2225040"/>
            <wp:effectExtent l="0" t="0" r="0" b="0"/>
            <wp:docPr id="28" name="图片 28" descr="调整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调整图片流图"/>
                    <pic:cNvPicPr>
                      <a:picLocks noChangeAspect="1"/>
                    </pic:cNvPicPr>
                  </pic:nvPicPr>
                  <pic:blipFill>
                    <a:blip r:embed="rId51"/>
                    <a:stretch>
                      <a:fillRect/>
                    </a:stretch>
                  </pic:blipFill>
                  <pic:spPr>
                    <a:xfrm>
                      <a:off x="0" y="0"/>
                      <a:ext cx="1645920" cy="22250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6.</w:t>
      </w:r>
      <w:r>
        <w:rPr>
          <w:rFonts w:ascii="宋体" w:hAnsi="宋体" w:cs="宋体" w:hint="eastAsia"/>
          <w:sz w:val="18"/>
          <w:szCs w:val="18"/>
        </w:rPr>
        <w:t>9 调整图片基本流与备选流图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t>表6.</w:t>
      </w:r>
      <w:r>
        <w:rPr>
          <w:rFonts w:ascii="宋体" w:hAnsi="宋体" w:cs="宋体" w:hint="eastAsia"/>
        </w:rPr>
        <w:t>25</w:t>
      </w:r>
      <w:r>
        <w:t xml:space="preserve"> </w:t>
      </w:r>
      <w:r>
        <w:rPr>
          <w:rFonts w:ascii="宋体" w:hAnsi="宋体" w:cs="宋体" w:hint="eastAsia"/>
        </w:rPr>
        <w:t>调整图片</w:t>
      </w:r>
      <w:r>
        <w:t>基本流与备选流</w:t>
      </w:r>
    </w:p>
    <w:tbl>
      <w:tblPr>
        <w:tblpPr w:leftFromText="180" w:rightFromText="180" w:vertAnchor="text" w:horzAnchor="page" w:tblpX="1983" w:tblpY="62"/>
        <w:tblOverlap w:val="never"/>
        <w:tblW w:w="0" w:type="auto"/>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用户选择所要更换的图片，点击放大、缩小按钮，点击旋转图片按钮，软件会对图片进行相应调整</w:t>
            </w:r>
          </w:p>
        </w:tc>
      </w:tr>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备选流</w:t>
            </w:r>
            <w:r>
              <w:rPr>
                <w:sz w:val="18"/>
                <w:szCs w:val="18"/>
              </w:rPr>
              <w:t>1</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用户未选择要进行调整的图片</w:t>
            </w:r>
          </w:p>
        </w:tc>
      </w:tr>
    </w:tbl>
    <w:p w:rsidR="00EC0997" w:rsidRDefault="00EC0997"/>
    <w:p w:rsidR="00EC0997" w:rsidRDefault="006117A3">
      <w:pPr>
        <w:ind w:leftChars="200" w:left="420" w:firstLine="420"/>
      </w:pPr>
      <w:r>
        <w:fldChar w:fldCharType="begin"/>
      </w:r>
      <w:r>
        <w:instrText xml:space="preserve"> = 2 \* GB3 \* MERGEFORMAT </w:instrText>
      </w:r>
      <w:r>
        <w:fldChar w:fldCharType="separate"/>
      </w:r>
      <w:r>
        <w:t>②</w:t>
      </w:r>
      <w:r>
        <w:fldChar w:fldCharType="end"/>
      </w:r>
      <w:r>
        <w:t>场景设计</w:t>
      </w:r>
    </w:p>
    <w:p w:rsidR="00EC0997" w:rsidRDefault="006117A3">
      <w:pPr>
        <w:pStyle w:val="a8"/>
        <w:ind w:leftChars="200" w:left="420" w:firstLine="420"/>
      </w:pPr>
      <w:r>
        <w:t>根据基本流与备选流，</w:t>
      </w:r>
      <w:r>
        <w:rPr>
          <w:rFonts w:hint="eastAsia"/>
        </w:rPr>
        <w:t>针</w:t>
      </w:r>
      <w:r>
        <w:t>对调整图片模块设计了两个场景，如表</w:t>
      </w:r>
      <w:r>
        <w:t>6.2</w:t>
      </w:r>
      <w:r>
        <w:rPr>
          <w:rFonts w:hint="eastAsia"/>
        </w:rPr>
        <w:t>6</w:t>
      </w:r>
      <w:r>
        <w:t>所示。</w:t>
      </w:r>
    </w:p>
    <w:p w:rsidR="00EC0997" w:rsidRDefault="00EC0997">
      <w:pPr>
        <w:pStyle w:val="a8"/>
        <w:ind w:leftChars="200" w:left="420" w:firstLine="420"/>
      </w:pPr>
    </w:p>
    <w:p w:rsidR="00EC0997" w:rsidRDefault="006117A3">
      <w:pPr>
        <w:pStyle w:val="a5"/>
      </w:pPr>
      <w:r>
        <w:rPr>
          <w:rFonts w:ascii="宋体" w:hAnsi="宋体" w:cs="宋体"/>
        </w:rPr>
        <w:t>表6.2</w:t>
      </w:r>
      <w:r>
        <w:rPr>
          <w:rFonts w:ascii="宋体" w:hAnsi="宋体" w:cs="宋体" w:hint="eastAsia"/>
        </w:rPr>
        <w:t>6</w:t>
      </w:r>
      <w:r>
        <w:t xml:space="preserve"> </w:t>
      </w:r>
      <w:r>
        <w:t>调整图片模块场景设计</w:t>
      </w:r>
    </w:p>
    <w:tbl>
      <w:tblPr>
        <w:tblW w:w="0" w:type="auto"/>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sz w:val="18"/>
                <w:szCs w:val="18"/>
              </w:rPr>
              <w:t>调整图片大小成功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2 - </w:t>
            </w:r>
            <w:r>
              <w:rPr>
                <w:sz w:val="18"/>
                <w:szCs w:val="18"/>
              </w:rPr>
              <w:t>用户</w:t>
            </w:r>
            <w:r>
              <w:rPr>
                <w:rFonts w:hint="eastAsia"/>
                <w:sz w:val="18"/>
                <w:szCs w:val="18"/>
              </w:rPr>
              <w:t>未</w:t>
            </w:r>
            <w:r>
              <w:rPr>
                <w:sz w:val="18"/>
                <w:szCs w:val="18"/>
              </w:rPr>
              <w:t>选择图片</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备选流</w:t>
            </w:r>
            <w:r>
              <w:rPr>
                <w:sz w:val="18"/>
                <w:szCs w:val="18"/>
              </w:rPr>
              <w:t>1</w:t>
            </w:r>
          </w:p>
        </w:tc>
      </w:tr>
    </w:tbl>
    <w:p w:rsidR="00EC0997" w:rsidRDefault="00EC0997"/>
    <w:p w:rsidR="00EC0997" w:rsidRDefault="00EC0997">
      <w:pPr>
        <w:ind w:left="420" w:firstLine="420"/>
      </w:pPr>
    </w:p>
    <w:p w:rsidR="00EC0997" w:rsidRDefault="006117A3">
      <w:pPr>
        <w:ind w:left="420" w:firstLine="420"/>
      </w:pPr>
      <w:r>
        <w:fldChar w:fldCharType="begin"/>
      </w:r>
      <w:r>
        <w:instrText xml:space="preserve"> = 3 \* GB3 \* MERGEFORMAT </w:instrText>
      </w:r>
      <w:r>
        <w:fldChar w:fldCharType="separate"/>
      </w:r>
      <w:r>
        <w:t>③</w:t>
      </w:r>
      <w:r>
        <w:fldChar w:fldCharType="end"/>
      </w:r>
      <w:r>
        <w:t>测试用例设计及测试结果</w:t>
      </w:r>
    </w:p>
    <w:p w:rsidR="00EC0997" w:rsidRDefault="006117A3">
      <w:pPr>
        <w:pStyle w:val="a8"/>
        <w:ind w:leftChars="200" w:left="420" w:firstLine="420"/>
      </w:pPr>
      <w:r>
        <w:t>对每个场景设计了</w:t>
      </w:r>
      <w:r>
        <w:rPr>
          <w:rFonts w:hint="eastAsia"/>
        </w:rPr>
        <w:t>测试用例、预期结果</w:t>
      </w:r>
      <w:r>
        <w:t>，以及实际测试的结果如表</w:t>
      </w:r>
      <w:r>
        <w:t>6.2</w:t>
      </w:r>
      <w:r>
        <w:rPr>
          <w:rFonts w:hint="eastAsia"/>
        </w:rPr>
        <w:t>7</w:t>
      </w:r>
      <w:r>
        <w:t>所示。</w:t>
      </w:r>
    </w:p>
    <w:p w:rsidR="00EC0997" w:rsidRDefault="00EC0997">
      <w:pPr>
        <w:pStyle w:val="a8"/>
        <w:ind w:leftChars="200" w:left="420" w:firstLine="420"/>
      </w:pPr>
    </w:p>
    <w:p w:rsidR="00EC0997" w:rsidRDefault="006117A3">
      <w:pPr>
        <w:pStyle w:val="a5"/>
      </w:pPr>
      <w:r>
        <w:rPr>
          <w:rFonts w:ascii="宋体" w:hAnsi="宋体" w:cs="宋体"/>
        </w:rPr>
        <w:t>表6.2</w:t>
      </w:r>
      <w:r>
        <w:rPr>
          <w:rFonts w:ascii="宋体" w:hAnsi="宋体" w:cs="宋体" w:hint="eastAsia"/>
        </w:rPr>
        <w:t>7</w:t>
      </w:r>
      <w:r>
        <w:t xml:space="preserve"> </w:t>
      </w:r>
      <w:r>
        <w:t>调整图片测试用例及实际结果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738"/>
        <w:gridCol w:w="1038"/>
        <w:gridCol w:w="1334"/>
        <w:gridCol w:w="2076"/>
        <w:gridCol w:w="2141"/>
        <w:gridCol w:w="1680"/>
      </w:tblGrid>
      <w:tr w:rsidR="00EC0997">
        <w:tc>
          <w:tcPr>
            <w:tcW w:w="738"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1038"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所做调整</w:t>
            </w:r>
          </w:p>
        </w:tc>
        <w:tc>
          <w:tcPr>
            <w:tcW w:w="1334"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是否选择图片</w:t>
            </w:r>
          </w:p>
        </w:tc>
        <w:tc>
          <w:tcPr>
            <w:tcW w:w="2076"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2141"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1680"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是否存在</w:t>
            </w:r>
            <w:r>
              <w:rPr>
                <w:sz w:val="18"/>
                <w:szCs w:val="18"/>
              </w:rPr>
              <w:t>bug</w:t>
            </w:r>
          </w:p>
        </w:tc>
      </w:tr>
      <w:tr w:rsidR="00EC0997">
        <w:tc>
          <w:tcPr>
            <w:tcW w:w="738"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1</w:t>
            </w:r>
          </w:p>
        </w:tc>
        <w:tc>
          <w:tcPr>
            <w:tcW w:w="1038"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放大</w:t>
            </w:r>
          </w:p>
        </w:tc>
        <w:tc>
          <w:tcPr>
            <w:tcW w:w="1334"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是</w:t>
            </w:r>
          </w:p>
        </w:tc>
        <w:tc>
          <w:tcPr>
            <w:tcW w:w="2076"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所选图片被放大</w:t>
            </w:r>
          </w:p>
        </w:tc>
        <w:tc>
          <w:tcPr>
            <w:tcW w:w="2141"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所选图片被放大</w:t>
            </w:r>
          </w:p>
        </w:tc>
        <w:tc>
          <w:tcPr>
            <w:tcW w:w="1680"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否</w:t>
            </w:r>
          </w:p>
        </w:tc>
      </w:tr>
      <w:tr w:rsidR="00EC0997">
        <w:tc>
          <w:tcPr>
            <w:tcW w:w="738" w:type="dxa"/>
            <w:tcBorders>
              <w:top w:val="nil"/>
              <w:bottom w:val="nil"/>
            </w:tcBorders>
            <w:vAlign w:val="center"/>
          </w:tcPr>
          <w:p w:rsidR="00EC0997" w:rsidRDefault="006117A3">
            <w:pPr>
              <w:adjustRightInd/>
              <w:spacing w:line="360" w:lineRule="exact"/>
              <w:jc w:val="center"/>
              <w:textAlignment w:val="auto"/>
              <w:rPr>
                <w:sz w:val="18"/>
                <w:szCs w:val="18"/>
              </w:rPr>
            </w:pPr>
            <w:r>
              <w:rPr>
                <w:sz w:val="18"/>
                <w:szCs w:val="18"/>
              </w:rPr>
              <w:t>1</w:t>
            </w:r>
          </w:p>
        </w:tc>
        <w:tc>
          <w:tcPr>
            <w:tcW w:w="1038" w:type="dxa"/>
            <w:tcBorders>
              <w:top w:val="nil"/>
              <w:bottom w:val="nil"/>
            </w:tcBorders>
            <w:vAlign w:val="center"/>
          </w:tcPr>
          <w:p w:rsidR="00EC0997" w:rsidRDefault="006117A3">
            <w:pPr>
              <w:adjustRightInd/>
              <w:spacing w:line="360" w:lineRule="exact"/>
              <w:jc w:val="center"/>
              <w:textAlignment w:val="auto"/>
              <w:rPr>
                <w:sz w:val="18"/>
                <w:szCs w:val="18"/>
              </w:rPr>
            </w:pPr>
            <w:r>
              <w:rPr>
                <w:sz w:val="18"/>
                <w:szCs w:val="18"/>
              </w:rPr>
              <w:t>缩小</w:t>
            </w:r>
          </w:p>
        </w:tc>
        <w:tc>
          <w:tcPr>
            <w:tcW w:w="1334" w:type="dxa"/>
            <w:tcBorders>
              <w:top w:val="nil"/>
              <w:bottom w:val="nil"/>
            </w:tcBorders>
            <w:vAlign w:val="center"/>
          </w:tcPr>
          <w:p w:rsidR="00EC0997" w:rsidRDefault="006117A3">
            <w:pPr>
              <w:adjustRightInd/>
              <w:spacing w:line="360" w:lineRule="exact"/>
              <w:jc w:val="center"/>
              <w:textAlignment w:val="auto"/>
              <w:rPr>
                <w:sz w:val="18"/>
                <w:szCs w:val="18"/>
              </w:rPr>
            </w:pPr>
            <w:r>
              <w:rPr>
                <w:sz w:val="18"/>
                <w:szCs w:val="18"/>
              </w:rPr>
              <w:t>是</w:t>
            </w:r>
          </w:p>
        </w:tc>
        <w:tc>
          <w:tcPr>
            <w:tcW w:w="2076" w:type="dxa"/>
            <w:tcBorders>
              <w:top w:val="nil"/>
              <w:bottom w:val="nil"/>
            </w:tcBorders>
            <w:vAlign w:val="center"/>
          </w:tcPr>
          <w:p w:rsidR="00EC0997" w:rsidRDefault="006117A3">
            <w:pPr>
              <w:adjustRightInd/>
              <w:spacing w:line="360" w:lineRule="exact"/>
              <w:jc w:val="center"/>
              <w:textAlignment w:val="auto"/>
              <w:rPr>
                <w:sz w:val="18"/>
                <w:szCs w:val="18"/>
              </w:rPr>
            </w:pPr>
            <w:r>
              <w:rPr>
                <w:sz w:val="18"/>
                <w:szCs w:val="18"/>
              </w:rPr>
              <w:t>所选图片被缩小</w:t>
            </w:r>
          </w:p>
        </w:tc>
        <w:tc>
          <w:tcPr>
            <w:tcW w:w="2141" w:type="dxa"/>
            <w:tcBorders>
              <w:top w:val="nil"/>
              <w:bottom w:val="nil"/>
            </w:tcBorders>
            <w:vAlign w:val="center"/>
          </w:tcPr>
          <w:p w:rsidR="00EC0997" w:rsidRDefault="006117A3">
            <w:pPr>
              <w:adjustRightInd/>
              <w:spacing w:line="360" w:lineRule="exact"/>
              <w:jc w:val="center"/>
              <w:textAlignment w:val="auto"/>
              <w:rPr>
                <w:sz w:val="18"/>
                <w:szCs w:val="18"/>
              </w:rPr>
            </w:pPr>
            <w:r>
              <w:rPr>
                <w:sz w:val="18"/>
                <w:szCs w:val="18"/>
              </w:rPr>
              <w:t>所选图片被缩小</w:t>
            </w:r>
          </w:p>
        </w:tc>
        <w:tc>
          <w:tcPr>
            <w:tcW w:w="1680" w:type="dxa"/>
            <w:tcBorders>
              <w:top w:val="nil"/>
              <w:bottom w:val="nil"/>
            </w:tcBorders>
            <w:vAlign w:val="center"/>
          </w:tcPr>
          <w:p w:rsidR="00EC0997" w:rsidRDefault="006117A3">
            <w:pPr>
              <w:adjustRightInd/>
              <w:spacing w:line="360" w:lineRule="exact"/>
              <w:jc w:val="center"/>
              <w:textAlignment w:val="auto"/>
              <w:rPr>
                <w:sz w:val="18"/>
                <w:szCs w:val="18"/>
              </w:rPr>
            </w:pPr>
            <w:r>
              <w:rPr>
                <w:sz w:val="18"/>
                <w:szCs w:val="18"/>
              </w:rPr>
              <w:t>否</w:t>
            </w:r>
          </w:p>
        </w:tc>
      </w:tr>
      <w:tr w:rsidR="00EC0997">
        <w:tc>
          <w:tcPr>
            <w:tcW w:w="738" w:type="dxa"/>
            <w:tcBorders>
              <w:top w:val="nil"/>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2</w:t>
            </w:r>
          </w:p>
        </w:tc>
        <w:tc>
          <w:tcPr>
            <w:tcW w:w="1038" w:type="dxa"/>
            <w:tcBorders>
              <w:top w:val="nil"/>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旋转</w:t>
            </w:r>
          </w:p>
        </w:tc>
        <w:tc>
          <w:tcPr>
            <w:tcW w:w="1334" w:type="dxa"/>
            <w:tcBorders>
              <w:top w:val="nil"/>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是</w:t>
            </w:r>
          </w:p>
        </w:tc>
        <w:tc>
          <w:tcPr>
            <w:tcW w:w="2076" w:type="dxa"/>
            <w:tcBorders>
              <w:top w:val="nil"/>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所选图片进行旋转</w:t>
            </w:r>
          </w:p>
        </w:tc>
        <w:tc>
          <w:tcPr>
            <w:tcW w:w="2141" w:type="dxa"/>
            <w:tcBorders>
              <w:top w:val="nil"/>
              <w:bottom w:val="nil"/>
            </w:tcBorders>
            <w:vAlign w:val="center"/>
          </w:tcPr>
          <w:p w:rsidR="00EC0997" w:rsidRDefault="006117A3">
            <w:pPr>
              <w:adjustRightInd/>
              <w:spacing w:line="360" w:lineRule="exact"/>
              <w:jc w:val="center"/>
              <w:textAlignment w:val="auto"/>
              <w:rPr>
                <w:sz w:val="18"/>
                <w:szCs w:val="18"/>
              </w:rPr>
            </w:pPr>
            <w:r>
              <w:rPr>
                <w:sz w:val="18"/>
                <w:szCs w:val="18"/>
              </w:rPr>
              <w:t>所选图片进行旋转</w:t>
            </w:r>
          </w:p>
        </w:tc>
        <w:tc>
          <w:tcPr>
            <w:tcW w:w="1680" w:type="dxa"/>
            <w:tcBorders>
              <w:top w:val="nil"/>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否</w:t>
            </w:r>
          </w:p>
        </w:tc>
      </w:tr>
      <w:tr w:rsidR="00EC0997">
        <w:tc>
          <w:tcPr>
            <w:tcW w:w="738" w:type="dxa"/>
            <w:tcBorders>
              <w:top w:val="nil"/>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3</w:t>
            </w:r>
          </w:p>
        </w:tc>
        <w:tc>
          <w:tcPr>
            <w:tcW w:w="1038" w:type="dxa"/>
            <w:tcBorders>
              <w:top w:val="nil"/>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更换图片</w:t>
            </w:r>
          </w:p>
        </w:tc>
        <w:tc>
          <w:tcPr>
            <w:tcW w:w="1334" w:type="dxa"/>
            <w:tcBorders>
              <w:top w:val="nil"/>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是</w:t>
            </w:r>
          </w:p>
        </w:tc>
        <w:tc>
          <w:tcPr>
            <w:tcW w:w="2076" w:type="dxa"/>
            <w:tcBorders>
              <w:top w:val="nil"/>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展示图片进行更换</w:t>
            </w:r>
          </w:p>
        </w:tc>
        <w:tc>
          <w:tcPr>
            <w:tcW w:w="2141" w:type="dxa"/>
            <w:tcBorders>
              <w:top w:val="nil"/>
              <w:bottom w:val="nil"/>
            </w:tcBorders>
            <w:vAlign w:val="center"/>
          </w:tcPr>
          <w:p w:rsidR="00EC0997" w:rsidRDefault="006117A3">
            <w:pPr>
              <w:adjustRightInd/>
              <w:spacing w:line="360" w:lineRule="exact"/>
              <w:jc w:val="center"/>
              <w:textAlignment w:val="auto"/>
              <w:rPr>
                <w:sz w:val="18"/>
                <w:szCs w:val="18"/>
              </w:rPr>
            </w:pPr>
            <w:r>
              <w:rPr>
                <w:sz w:val="18"/>
                <w:szCs w:val="18"/>
              </w:rPr>
              <w:t>展示图片进行更换</w:t>
            </w:r>
          </w:p>
        </w:tc>
        <w:tc>
          <w:tcPr>
            <w:tcW w:w="1680" w:type="dxa"/>
            <w:tcBorders>
              <w:top w:val="nil"/>
              <w:bottom w:val="nil"/>
            </w:tcBorders>
            <w:vAlign w:val="center"/>
          </w:tcPr>
          <w:p w:rsidR="00EC0997" w:rsidRDefault="006117A3">
            <w:pPr>
              <w:adjustRightInd/>
              <w:spacing w:line="360" w:lineRule="exact"/>
              <w:jc w:val="center"/>
              <w:textAlignment w:val="auto"/>
              <w:rPr>
                <w:sz w:val="18"/>
                <w:szCs w:val="18"/>
              </w:rPr>
            </w:pPr>
            <w:r>
              <w:rPr>
                <w:rFonts w:hint="eastAsia"/>
                <w:sz w:val="18"/>
                <w:szCs w:val="18"/>
              </w:rPr>
              <w:t>否</w:t>
            </w:r>
          </w:p>
        </w:tc>
      </w:tr>
      <w:tr w:rsidR="00EC0997">
        <w:tc>
          <w:tcPr>
            <w:tcW w:w="738" w:type="dxa"/>
            <w:tcBorders>
              <w:top w:val="nil"/>
            </w:tcBorders>
            <w:vAlign w:val="center"/>
          </w:tcPr>
          <w:p w:rsidR="00EC0997" w:rsidRDefault="006117A3">
            <w:pPr>
              <w:adjustRightInd/>
              <w:spacing w:line="360" w:lineRule="exact"/>
              <w:jc w:val="center"/>
              <w:textAlignment w:val="auto"/>
              <w:rPr>
                <w:sz w:val="18"/>
                <w:szCs w:val="18"/>
              </w:rPr>
            </w:pPr>
            <w:r>
              <w:rPr>
                <w:rFonts w:hint="eastAsia"/>
                <w:sz w:val="18"/>
                <w:szCs w:val="18"/>
              </w:rPr>
              <w:t>4</w:t>
            </w:r>
          </w:p>
        </w:tc>
        <w:tc>
          <w:tcPr>
            <w:tcW w:w="1038" w:type="dxa"/>
            <w:tcBorders>
              <w:top w:val="nil"/>
            </w:tcBorders>
            <w:vAlign w:val="center"/>
          </w:tcPr>
          <w:p w:rsidR="00EC0997" w:rsidRDefault="006117A3">
            <w:pPr>
              <w:adjustRightInd/>
              <w:spacing w:line="360" w:lineRule="exact"/>
              <w:jc w:val="center"/>
              <w:textAlignment w:val="auto"/>
              <w:rPr>
                <w:sz w:val="18"/>
                <w:szCs w:val="18"/>
              </w:rPr>
            </w:pPr>
            <w:r>
              <w:rPr>
                <w:rFonts w:hint="eastAsia"/>
                <w:sz w:val="18"/>
                <w:szCs w:val="18"/>
              </w:rPr>
              <w:t>调整图片</w:t>
            </w:r>
          </w:p>
        </w:tc>
        <w:tc>
          <w:tcPr>
            <w:tcW w:w="1334"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否</w:t>
            </w:r>
          </w:p>
        </w:tc>
        <w:tc>
          <w:tcPr>
            <w:tcW w:w="2076"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提示用户</w:t>
            </w:r>
            <w:r>
              <w:rPr>
                <w:rFonts w:hint="eastAsia"/>
                <w:sz w:val="18"/>
                <w:szCs w:val="18"/>
              </w:rPr>
              <w:t>先</w:t>
            </w:r>
            <w:r>
              <w:rPr>
                <w:sz w:val="18"/>
                <w:szCs w:val="18"/>
              </w:rPr>
              <w:t>选择图片</w:t>
            </w:r>
          </w:p>
        </w:tc>
        <w:tc>
          <w:tcPr>
            <w:tcW w:w="2141"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提示用户先选择图片</w:t>
            </w:r>
          </w:p>
        </w:tc>
        <w:tc>
          <w:tcPr>
            <w:tcW w:w="1680"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否</w:t>
            </w:r>
          </w:p>
        </w:tc>
      </w:tr>
    </w:tbl>
    <w:p w:rsidR="00EC0997" w:rsidRDefault="00EC0997"/>
    <w:p w:rsidR="00EC0997" w:rsidRDefault="006117A3">
      <w:pPr>
        <w:numPr>
          <w:ilvl w:val="0"/>
          <w:numId w:val="32"/>
        </w:numPr>
        <w:spacing w:beforeLines="51" w:before="122" w:afterLines="51" w:after="122"/>
        <w:ind w:firstLine="420"/>
      </w:pPr>
      <w:r>
        <w:t>更换</w:t>
      </w:r>
      <w:r>
        <w:rPr>
          <w:rFonts w:hint="eastAsia"/>
        </w:rPr>
        <w:t>单页</w:t>
      </w:r>
      <w:r>
        <w:t>图片</w:t>
      </w:r>
    </w:p>
    <w:p w:rsidR="00EC0997" w:rsidRDefault="006117A3">
      <w:pPr>
        <w:ind w:firstLineChars="400" w:firstLine="840"/>
      </w:pPr>
      <w:r>
        <w:fldChar w:fldCharType="begin"/>
      </w:r>
      <w:r>
        <w:instrText xml:space="preserve"> = 1 \* GB3 \* MERGEFORMAT </w:instrText>
      </w:r>
      <w:r>
        <w:fldChar w:fldCharType="separate"/>
      </w:r>
      <w:r>
        <w:t>①</w:t>
      </w:r>
      <w:r>
        <w:fldChar w:fldCharType="end"/>
      </w:r>
      <w:r>
        <w:t>基本流与备选流</w:t>
      </w:r>
    </w:p>
    <w:p w:rsidR="00EC0997" w:rsidRDefault="006117A3">
      <w:pPr>
        <w:pStyle w:val="a8"/>
        <w:ind w:leftChars="200" w:left="420" w:firstLine="420"/>
        <w:rPr>
          <w:rFonts w:ascii="宋体" w:hAnsi="宋体" w:cs="宋体"/>
          <w:sz w:val="18"/>
          <w:szCs w:val="18"/>
        </w:rPr>
      </w:pPr>
      <w:r>
        <w:t>更换单页图片</w:t>
      </w:r>
      <w:r>
        <w:rPr>
          <w:rFonts w:ascii="宋体" w:hAnsi="宋体" w:cs="宋体"/>
          <w:bCs/>
        </w:rPr>
        <w:t>模块的基本流为：用户选择被更换的</w:t>
      </w:r>
      <w:r>
        <w:rPr>
          <w:rFonts w:ascii="宋体" w:hAnsi="宋体" w:cs="宋体" w:hint="eastAsia"/>
          <w:bCs/>
        </w:rPr>
        <w:t>页面</w:t>
      </w:r>
      <w:r>
        <w:rPr>
          <w:rFonts w:ascii="宋体" w:hAnsi="宋体" w:cs="宋体"/>
          <w:bCs/>
        </w:rPr>
        <w:t>，</w:t>
      </w:r>
      <w:r>
        <w:rPr>
          <w:rFonts w:ascii="宋体" w:hAnsi="宋体" w:cs="宋体" w:hint="eastAsia"/>
          <w:bCs/>
        </w:rPr>
        <w:t>从文件夹选择要更换为的图片</w:t>
      </w:r>
      <w:r>
        <w:rPr>
          <w:rFonts w:ascii="宋体" w:hAnsi="宋体" w:cs="宋体"/>
          <w:bCs/>
        </w:rPr>
        <w:t>，软件进行相应更换。备选流包括：用户未选择进行更换的图片。如图6.</w:t>
      </w:r>
      <w:r>
        <w:rPr>
          <w:rFonts w:ascii="宋体" w:hAnsi="宋体" w:cs="宋体" w:hint="eastAsia"/>
          <w:bCs/>
        </w:rPr>
        <w:t>10</w:t>
      </w:r>
      <w:r>
        <w:rPr>
          <w:rFonts w:ascii="宋体" w:hAnsi="宋体" w:cs="宋体"/>
          <w:bCs/>
        </w:rPr>
        <w:t>和表6.2</w:t>
      </w:r>
      <w:r>
        <w:rPr>
          <w:rFonts w:ascii="宋体" w:hAnsi="宋体" w:cs="宋体" w:hint="eastAsia"/>
          <w:bCs/>
        </w:rPr>
        <w:t>8所示</w:t>
      </w:r>
      <w:r>
        <w:rPr>
          <w:rFonts w:ascii="宋体" w:hAnsi="宋体" w:cs="宋体"/>
          <w:bCs/>
        </w:rPr>
        <w:t>。</w:t>
      </w:r>
    </w:p>
    <w:p w:rsidR="00EC0997" w:rsidRDefault="00EC0997">
      <w:pPr>
        <w:jc w:val="center"/>
        <w:rPr>
          <w:rFonts w:ascii="宋体" w:hAnsi="宋体" w:cs="宋体"/>
          <w:sz w:val="18"/>
          <w:szCs w:val="18"/>
        </w:rPr>
      </w:pPr>
    </w:p>
    <w:p w:rsidR="00EC0997" w:rsidRDefault="00EC0997">
      <w:pPr>
        <w:rPr>
          <w:rFonts w:ascii="宋体" w:hAnsi="宋体" w:cs="宋体"/>
          <w:sz w:val="18"/>
          <w:szCs w:val="18"/>
        </w:rPr>
      </w:pPr>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1645920" cy="2225040"/>
            <wp:effectExtent l="0" t="0" r="0" b="0"/>
            <wp:docPr id="29" name="图片 29" descr="更换单页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更换单页模板流图"/>
                    <pic:cNvPicPr>
                      <a:picLocks noChangeAspect="1"/>
                    </pic:cNvPicPr>
                  </pic:nvPicPr>
                  <pic:blipFill>
                    <a:blip r:embed="rId51"/>
                    <a:stretch>
                      <a:fillRect/>
                    </a:stretch>
                  </pic:blipFill>
                  <pic:spPr>
                    <a:xfrm>
                      <a:off x="0" y="0"/>
                      <a:ext cx="1645920" cy="22250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6.</w:t>
      </w:r>
      <w:r>
        <w:rPr>
          <w:rFonts w:ascii="宋体" w:hAnsi="宋体" w:cs="宋体" w:hint="eastAsia"/>
          <w:sz w:val="18"/>
          <w:szCs w:val="18"/>
        </w:rPr>
        <w:t>10 更换单页图片基本流与备选流图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t>表6.2</w:t>
      </w:r>
      <w:r>
        <w:rPr>
          <w:rFonts w:ascii="宋体" w:hAnsi="宋体" w:cs="宋体" w:hint="eastAsia"/>
        </w:rPr>
        <w:t>8</w:t>
      </w:r>
      <w:r>
        <w:t xml:space="preserve"> </w:t>
      </w:r>
      <w:r>
        <w:t>更换单页图片基本流与备选流</w:t>
      </w:r>
    </w:p>
    <w:tbl>
      <w:tblPr>
        <w:tblpPr w:leftFromText="180" w:rightFromText="180" w:vertAnchor="text" w:horzAnchor="page" w:tblpX="1983" w:tblpY="62"/>
        <w:tblOverlap w:val="never"/>
        <w:tblW w:w="9012" w:type="dxa"/>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户选择被更换的页面，从文件夹选择要更换为的图片，软件进行相应更换</w:t>
            </w:r>
          </w:p>
        </w:tc>
      </w:tr>
      <w:tr w:rsidR="00EC0997">
        <w:tc>
          <w:tcPr>
            <w:tcW w:w="1897" w:type="dxa"/>
            <w:tcBorders>
              <w:top w:val="nil"/>
              <w:bottom w:val="single" w:sz="4" w:space="0" w:color="000000"/>
            </w:tcBorders>
            <w:vAlign w:val="center"/>
          </w:tcPr>
          <w:p w:rsidR="00EC0997" w:rsidRDefault="006117A3">
            <w:pPr>
              <w:adjustRightInd/>
              <w:spacing w:line="360" w:lineRule="exact"/>
              <w:textAlignment w:val="auto"/>
              <w:rPr>
                <w:sz w:val="18"/>
                <w:szCs w:val="18"/>
              </w:rPr>
            </w:pPr>
            <w:r>
              <w:rPr>
                <w:sz w:val="18"/>
                <w:szCs w:val="18"/>
              </w:rPr>
              <w:t>备选流</w:t>
            </w:r>
            <w:r>
              <w:rPr>
                <w:rFonts w:hint="eastAsia"/>
                <w:sz w:val="18"/>
                <w:szCs w:val="18"/>
              </w:rPr>
              <w:t>1</w:t>
            </w:r>
          </w:p>
        </w:tc>
        <w:tc>
          <w:tcPr>
            <w:tcW w:w="7115" w:type="dxa"/>
            <w:tcBorders>
              <w:top w:val="nil"/>
              <w:bottom w:val="single" w:sz="4" w:space="0" w:color="000000"/>
            </w:tcBorders>
          </w:tcPr>
          <w:p w:rsidR="00EC0997" w:rsidRDefault="006117A3">
            <w:pPr>
              <w:adjustRightInd/>
              <w:spacing w:line="360" w:lineRule="exact"/>
              <w:textAlignment w:val="auto"/>
              <w:rPr>
                <w:sz w:val="18"/>
                <w:szCs w:val="18"/>
              </w:rPr>
            </w:pPr>
            <w:r>
              <w:rPr>
                <w:sz w:val="18"/>
                <w:szCs w:val="18"/>
              </w:rPr>
              <w:t>用户未选择进行更换的图片</w:t>
            </w:r>
          </w:p>
        </w:tc>
      </w:tr>
    </w:tbl>
    <w:p w:rsidR="00EC0997" w:rsidRDefault="00EC0997"/>
    <w:p w:rsidR="00EC0997" w:rsidRDefault="006117A3">
      <w:pPr>
        <w:ind w:leftChars="200" w:left="420" w:firstLine="420"/>
      </w:pPr>
      <w:r>
        <w:fldChar w:fldCharType="begin"/>
      </w:r>
      <w:r>
        <w:instrText xml:space="preserve"> = 2 \* GB3 \* MERGEFORMAT </w:instrText>
      </w:r>
      <w:r>
        <w:fldChar w:fldCharType="separate"/>
      </w:r>
      <w:r>
        <w:t>②</w:t>
      </w:r>
      <w:r>
        <w:fldChar w:fldCharType="end"/>
      </w:r>
      <w:r>
        <w:t>场景设计</w:t>
      </w:r>
    </w:p>
    <w:p w:rsidR="00EC0997" w:rsidRDefault="006117A3">
      <w:pPr>
        <w:pStyle w:val="a8"/>
        <w:ind w:leftChars="200" w:left="420" w:firstLine="420"/>
      </w:pPr>
      <w:r>
        <w:t>根据基本流与备选流，对更换图片模块设计了三个场景，如下表</w:t>
      </w:r>
      <w:r>
        <w:t>6.23</w:t>
      </w:r>
      <w:r>
        <w:t>调整更换图片场景设计表所示。</w:t>
      </w:r>
    </w:p>
    <w:p w:rsidR="00EC0997" w:rsidRDefault="00EC0997">
      <w:pPr>
        <w:pStyle w:val="a8"/>
        <w:ind w:leftChars="200" w:left="420" w:firstLine="420"/>
      </w:pPr>
    </w:p>
    <w:p w:rsidR="00EC0997" w:rsidRDefault="006117A3">
      <w:pPr>
        <w:pStyle w:val="a5"/>
      </w:pPr>
      <w:r>
        <w:rPr>
          <w:rFonts w:ascii="宋体" w:hAnsi="宋体" w:cs="宋体"/>
        </w:rPr>
        <w:t>表6.2</w:t>
      </w:r>
      <w:r>
        <w:rPr>
          <w:rFonts w:ascii="宋体" w:hAnsi="宋体" w:cs="宋体" w:hint="eastAsia"/>
        </w:rPr>
        <w:t>9</w:t>
      </w:r>
      <w:r>
        <w:t xml:space="preserve"> </w:t>
      </w:r>
      <w:r>
        <w:t>更换单页图片模块场景设计</w:t>
      </w:r>
    </w:p>
    <w:tbl>
      <w:tblPr>
        <w:tblW w:w="9010" w:type="dxa"/>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sz w:val="18"/>
                <w:szCs w:val="18"/>
              </w:rPr>
              <w:t>更换图片成功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r w:rsidR="00EC0997">
        <w:tc>
          <w:tcPr>
            <w:tcW w:w="3609" w:type="dxa"/>
            <w:tcBorders>
              <w:top w:val="nil"/>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rFonts w:hint="eastAsia"/>
                <w:sz w:val="18"/>
                <w:szCs w:val="18"/>
              </w:rPr>
              <w:t>2</w:t>
            </w:r>
            <w:r>
              <w:rPr>
                <w:sz w:val="18"/>
                <w:szCs w:val="18"/>
              </w:rPr>
              <w:t xml:space="preserve"> - </w:t>
            </w:r>
            <w:r>
              <w:rPr>
                <w:sz w:val="18"/>
                <w:szCs w:val="18"/>
              </w:rPr>
              <w:t>用户未选择进行更换的图片</w:t>
            </w:r>
          </w:p>
        </w:tc>
        <w:tc>
          <w:tcPr>
            <w:tcW w:w="1747" w:type="dxa"/>
            <w:tcBorders>
              <w:top w:val="nil"/>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nil"/>
              <w:bottom w:val="single" w:sz="4" w:space="0" w:color="000000"/>
            </w:tcBorders>
          </w:tcPr>
          <w:p w:rsidR="00EC0997" w:rsidRDefault="006117A3">
            <w:pPr>
              <w:adjustRightInd/>
              <w:spacing w:line="360" w:lineRule="exact"/>
              <w:textAlignment w:val="auto"/>
              <w:rPr>
                <w:sz w:val="18"/>
                <w:szCs w:val="18"/>
              </w:rPr>
            </w:pPr>
            <w:r>
              <w:rPr>
                <w:sz w:val="18"/>
                <w:szCs w:val="18"/>
              </w:rPr>
              <w:t>备选流</w:t>
            </w:r>
            <w:r>
              <w:rPr>
                <w:rFonts w:hint="eastAsia"/>
                <w:sz w:val="18"/>
                <w:szCs w:val="18"/>
              </w:rPr>
              <w:t>1</w:t>
            </w:r>
          </w:p>
        </w:tc>
      </w:tr>
    </w:tbl>
    <w:p w:rsidR="00EC0997" w:rsidRDefault="00EC0997"/>
    <w:p w:rsidR="00EC0997" w:rsidRDefault="006117A3">
      <w:pPr>
        <w:ind w:left="420" w:firstLine="420"/>
      </w:pPr>
      <w:r>
        <w:fldChar w:fldCharType="begin"/>
      </w:r>
      <w:r>
        <w:instrText xml:space="preserve"> = 3 \* GB3 \* MERGEFORMAT </w:instrText>
      </w:r>
      <w:r>
        <w:fldChar w:fldCharType="separate"/>
      </w:r>
      <w:r>
        <w:t>③</w:t>
      </w:r>
      <w:r>
        <w:fldChar w:fldCharType="end"/>
      </w:r>
      <w:r>
        <w:t>测试用例设计及测试结果</w:t>
      </w:r>
    </w:p>
    <w:p w:rsidR="00EC0997" w:rsidRDefault="006117A3">
      <w:pPr>
        <w:pStyle w:val="a8"/>
        <w:ind w:leftChars="200" w:left="420" w:firstLine="420"/>
      </w:pPr>
      <w:r>
        <w:t>对每个场景设计了</w:t>
      </w:r>
      <w:r>
        <w:rPr>
          <w:rFonts w:hint="eastAsia"/>
        </w:rPr>
        <w:t>测试用例、预期结果</w:t>
      </w:r>
      <w:r>
        <w:t>，以及实际测试的结果如下表</w:t>
      </w:r>
      <w:r>
        <w:t>6.24</w:t>
      </w:r>
      <w:r>
        <w:t>更换图片用例及实际结果所示。</w:t>
      </w:r>
    </w:p>
    <w:p w:rsidR="00EC0997" w:rsidRDefault="00EC0997">
      <w:pPr>
        <w:pStyle w:val="a8"/>
        <w:ind w:leftChars="200" w:left="420" w:firstLine="420"/>
      </w:pPr>
    </w:p>
    <w:p w:rsidR="00EC0997" w:rsidRDefault="006117A3">
      <w:pPr>
        <w:pStyle w:val="a5"/>
      </w:pPr>
      <w:r>
        <w:rPr>
          <w:rFonts w:ascii="宋体" w:hAnsi="宋体" w:cs="宋体"/>
        </w:rPr>
        <w:t>表6.</w:t>
      </w:r>
      <w:r>
        <w:rPr>
          <w:rFonts w:ascii="宋体" w:hAnsi="宋体" w:cs="宋体" w:hint="eastAsia"/>
        </w:rPr>
        <w:t>30</w:t>
      </w:r>
      <w:r>
        <w:t xml:space="preserve"> </w:t>
      </w:r>
      <w:r>
        <w:t>更换单页图片测试用例及实际结果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738"/>
        <w:gridCol w:w="1322"/>
        <w:gridCol w:w="2141"/>
        <w:gridCol w:w="2024"/>
        <w:gridCol w:w="1322"/>
      </w:tblGrid>
      <w:tr w:rsidR="00EC0997">
        <w:tc>
          <w:tcPr>
            <w:tcW w:w="738"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1322"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是否选择进行更换的图片</w:t>
            </w:r>
          </w:p>
        </w:tc>
        <w:tc>
          <w:tcPr>
            <w:tcW w:w="2141"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2024"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1322" w:type="dxa"/>
            <w:tcBorders>
              <w:top w:val="single" w:sz="4" w:space="0" w:color="000000"/>
              <w:bottom w:val="single" w:sz="4" w:space="0" w:color="auto"/>
            </w:tcBorders>
            <w:vAlign w:val="center"/>
          </w:tcPr>
          <w:p w:rsidR="00EC0997" w:rsidRDefault="006117A3">
            <w:pPr>
              <w:adjustRightInd/>
              <w:spacing w:line="360" w:lineRule="exact"/>
              <w:jc w:val="center"/>
              <w:textAlignment w:val="auto"/>
              <w:rPr>
                <w:sz w:val="18"/>
                <w:szCs w:val="18"/>
              </w:rPr>
            </w:pPr>
            <w:r>
              <w:rPr>
                <w:sz w:val="18"/>
                <w:szCs w:val="18"/>
              </w:rPr>
              <w:t>是否存在</w:t>
            </w:r>
            <w:r>
              <w:rPr>
                <w:sz w:val="18"/>
                <w:szCs w:val="18"/>
              </w:rPr>
              <w:t>bug</w:t>
            </w:r>
          </w:p>
        </w:tc>
      </w:tr>
      <w:tr w:rsidR="00EC0997">
        <w:tc>
          <w:tcPr>
            <w:tcW w:w="738"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1</w:t>
            </w:r>
          </w:p>
        </w:tc>
        <w:tc>
          <w:tcPr>
            <w:tcW w:w="1322"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是</w:t>
            </w:r>
          </w:p>
        </w:tc>
        <w:tc>
          <w:tcPr>
            <w:tcW w:w="2141"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更换图片成功</w:t>
            </w:r>
          </w:p>
        </w:tc>
        <w:tc>
          <w:tcPr>
            <w:tcW w:w="2024"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更换图片成功</w:t>
            </w:r>
          </w:p>
        </w:tc>
        <w:tc>
          <w:tcPr>
            <w:tcW w:w="1322" w:type="dxa"/>
            <w:tcBorders>
              <w:top w:val="single" w:sz="4" w:space="0" w:color="auto"/>
              <w:bottom w:val="nil"/>
            </w:tcBorders>
            <w:vAlign w:val="center"/>
          </w:tcPr>
          <w:p w:rsidR="00EC0997" w:rsidRDefault="006117A3">
            <w:pPr>
              <w:adjustRightInd/>
              <w:spacing w:line="360" w:lineRule="exact"/>
              <w:jc w:val="center"/>
              <w:textAlignment w:val="auto"/>
              <w:rPr>
                <w:sz w:val="18"/>
                <w:szCs w:val="18"/>
              </w:rPr>
            </w:pPr>
            <w:r>
              <w:rPr>
                <w:sz w:val="18"/>
                <w:szCs w:val="18"/>
              </w:rPr>
              <w:t>否</w:t>
            </w:r>
          </w:p>
        </w:tc>
      </w:tr>
      <w:tr w:rsidR="00EC0997">
        <w:tc>
          <w:tcPr>
            <w:tcW w:w="738" w:type="dxa"/>
            <w:tcBorders>
              <w:top w:val="nil"/>
            </w:tcBorders>
            <w:vAlign w:val="center"/>
          </w:tcPr>
          <w:p w:rsidR="00EC0997" w:rsidRDefault="006117A3">
            <w:pPr>
              <w:adjustRightInd/>
              <w:spacing w:line="360" w:lineRule="exact"/>
              <w:jc w:val="center"/>
              <w:textAlignment w:val="auto"/>
              <w:rPr>
                <w:sz w:val="18"/>
                <w:szCs w:val="18"/>
              </w:rPr>
            </w:pPr>
            <w:r>
              <w:rPr>
                <w:rFonts w:hint="eastAsia"/>
                <w:sz w:val="18"/>
                <w:szCs w:val="18"/>
              </w:rPr>
              <w:lastRenderedPageBreak/>
              <w:t>2</w:t>
            </w:r>
          </w:p>
        </w:tc>
        <w:tc>
          <w:tcPr>
            <w:tcW w:w="1322"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否</w:t>
            </w:r>
          </w:p>
        </w:tc>
        <w:tc>
          <w:tcPr>
            <w:tcW w:w="2141" w:type="dxa"/>
            <w:tcBorders>
              <w:top w:val="nil"/>
            </w:tcBorders>
            <w:vAlign w:val="center"/>
          </w:tcPr>
          <w:p w:rsidR="00EC0997" w:rsidRDefault="006117A3">
            <w:pPr>
              <w:adjustRightInd/>
              <w:spacing w:line="360" w:lineRule="exact"/>
              <w:jc w:val="center"/>
              <w:textAlignment w:val="auto"/>
              <w:rPr>
                <w:sz w:val="18"/>
                <w:szCs w:val="18"/>
              </w:rPr>
            </w:pPr>
            <w:r>
              <w:rPr>
                <w:rFonts w:hint="eastAsia"/>
                <w:sz w:val="18"/>
                <w:szCs w:val="18"/>
              </w:rPr>
              <w:t>不进行更换</w:t>
            </w:r>
          </w:p>
        </w:tc>
        <w:tc>
          <w:tcPr>
            <w:tcW w:w="2024"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不进行更换</w:t>
            </w:r>
          </w:p>
        </w:tc>
        <w:tc>
          <w:tcPr>
            <w:tcW w:w="1322" w:type="dxa"/>
            <w:tcBorders>
              <w:top w:val="nil"/>
            </w:tcBorders>
            <w:vAlign w:val="center"/>
          </w:tcPr>
          <w:p w:rsidR="00EC0997" w:rsidRDefault="006117A3">
            <w:pPr>
              <w:adjustRightInd/>
              <w:spacing w:line="360" w:lineRule="exact"/>
              <w:jc w:val="center"/>
              <w:textAlignment w:val="auto"/>
              <w:rPr>
                <w:sz w:val="18"/>
                <w:szCs w:val="18"/>
              </w:rPr>
            </w:pPr>
            <w:r>
              <w:rPr>
                <w:sz w:val="18"/>
                <w:szCs w:val="18"/>
              </w:rPr>
              <w:t>否</w:t>
            </w:r>
          </w:p>
        </w:tc>
      </w:tr>
    </w:tbl>
    <w:p w:rsidR="00EC0997" w:rsidRDefault="00EC0997"/>
    <w:p w:rsidR="00EC0997" w:rsidRDefault="006117A3">
      <w:pPr>
        <w:pStyle w:val="3"/>
      </w:pPr>
      <w:bookmarkStart w:id="144" w:name="_Toc5264"/>
      <w:r>
        <w:t xml:space="preserve">6.2.6 </w:t>
      </w:r>
      <w:r>
        <w:t>导出相册模块测试</w:t>
      </w:r>
      <w:bookmarkEnd w:id="144"/>
    </w:p>
    <w:p w:rsidR="00EC0997" w:rsidRDefault="006117A3">
      <w:pPr>
        <w:numPr>
          <w:ilvl w:val="0"/>
          <w:numId w:val="33"/>
        </w:numPr>
        <w:ind w:firstLine="420"/>
      </w:pPr>
      <w:r>
        <w:t>基本流与备选流</w:t>
      </w:r>
    </w:p>
    <w:p w:rsidR="00EC0997" w:rsidRDefault="006117A3">
      <w:pPr>
        <w:pStyle w:val="a8"/>
        <w:ind w:leftChars="200" w:left="420" w:firstLine="420"/>
        <w:rPr>
          <w:rFonts w:ascii="宋体" w:hAnsi="宋体" w:cs="宋体"/>
          <w:sz w:val="18"/>
          <w:szCs w:val="18"/>
        </w:rPr>
      </w:pPr>
      <w:r>
        <w:rPr>
          <w:rFonts w:ascii="宋体" w:hAnsi="宋体" w:cs="宋体"/>
          <w:bCs/>
        </w:rPr>
        <w:t>导出相册模块的基本流为：用户选择导出相册的格式，选择保存路径，为文件命名，相册导出成功。备选流包括：软件未</w:t>
      </w:r>
      <w:r>
        <w:rPr>
          <w:rFonts w:ascii="宋体" w:hAnsi="宋体" w:cs="宋体" w:hint="eastAsia"/>
          <w:bCs/>
        </w:rPr>
        <w:t>载入</w:t>
      </w:r>
      <w:r>
        <w:rPr>
          <w:rFonts w:ascii="宋体" w:hAnsi="宋体" w:cs="宋体"/>
          <w:bCs/>
        </w:rPr>
        <w:t>图片。如图6.</w:t>
      </w:r>
      <w:r>
        <w:rPr>
          <w:rFonts w:ascii="宋体" w:hAnsi="宋体" w:cs="宋体" w:hint="eastAsia"/>
          <w:bCs/>
        </w:rPr>
        <w:t>11</w:t>
      </w:r>
      <w:r>
        <w:rPr>
          <w:rFonts w:ascii="宋体" w:hAnsi="宋体" w:cs="宋体"/>
          <w:bCs/>
        </w:rPr>
        <w:t>和表6.</w:t>
      </w:r>
      <w:r>
        <w:rPr>
          <w:rFonts w:ascii="宋体" w:hAnsi="宋体" w:cs="宋体" w:hint="eastAsia"/>
          <w:bCs/>
        </w:rPr>
        <w:t>31所示</w:t>
      </w:r>
      <w:r>
        <w:rPr>
          <w:rFonts w:ascii="宋体" w:hAnsi="宋体" w:cs="宋体"/>
          <w:bCs/>
        </w:rPr>
        <w:t>。</w:t>
      </w:r>
    </w:p>
    <w:p w:rsidR="00EC0997" w:rsidRDefault="006117A3">
      <w:pPr>
        <w:jc w:val="center"/>
        <w:rPr>
          <w:rFonts w:ascii="宋体" w:hAnsi="宋体" w:cs="宋体"/>
          <w:sz w:val="18"/>
          <w:szCs w:val="18"/>
        </w:rPr>
      </w:pPr>
      <w:r>
        <w:rPr>
          <w:rFonts w:ascii="宋体" w:hAnsi="宋体" w:cs="宋体" w:hint="eastAsia"/>
          <w:noProof/>
          <w:sz w:val="18"/>
          <w:szCs w:val="18"/>
        </w:rPr>
        <w:drawing>
          <wp:inline distT="0" distB="0" distL="114300" distR="114300">
            <wp:extent cx="1645920" cy="2225040"/>
            <wp:effectExtent l="0" t="0" r="0" b="0"/>
            <wp:docPr id="30" name="图片 30" descr="导出相册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导出相册流图"/>
                    <pic:cNvPicPr>
                      <a:picLocks noChangeAspect="1"/>
                    </pic:cNvPicPr>
                  </pic:nvPicPr>
                  <pic:blipFill>
                    <a:blip r:embed="rId51"/>
                    <a:stretch>
                      <a:fillRect/>
                    </a:stretch>
                  </pic:blipFill>
                  <pic:spPr>
                    <a:xfrm>
                      <a:off x="0" y="0"/>
                      <a:ext cx="1645920" cy="2225040"/>
                    </a:xfrm>
                    <a:prstGeom prst="rect">
                      <a:avLst/>
                    </a:prstGeom>
                  </pic:spPr>
                </pic:pic>
              </a:graphicData>
            </a:graphic>
          </wp:inline>
        </w:drawing>
      </w:r>
    </w:p>
    <w:p w:rsidR="00EC0997" w:rsidRDefault="006117A3">
      <w:pPr>
        <w:jc w:val="center"/>
        <w:rPr>
          <w:rFonts w:ascii="宋体" w:hAnsi="宋体" w:cs="宋体"/>
          <w:sz w:val="18"/>
          <w:szCs w:val="18"/>
        </w:rPr>
      </w:pPr>
      <w:r>
        <w:rPr>
          <w:rFonts w:ascii="宋体" w:hAnsi="宋体" w:cs="宋体" w:hint="eastAsia"/>
          <w:sz w:val="18"/>
          <w:szCs w:val="18"/>
        </w:rPr>
        <w:t>图</w:t>
      </w:r>
      <w:r>
        <w:rPr>
          <w:rFonts w:ascii="宋体" w:hAnsi="宋体" w:cs="宋体"/>
          <w:sz w:val="18"/>
          <w:szCs w:val="18"/>
        </w:rPr>
        <w:t>6.</w:t>
      </w:r>
      <w:r>
        <w:rPr>
          <w:rFonts w:ascii="宋体" w:hAnsi="宋体" w:cs="宋体" w:hint="eastAsia"/>
          <w:sz w:val="18"/>
          <w:szCs w:val="18"/>
        </w:rPr>
        <w:t xml:space="preserve">11 </w:t>
      </w:r>
      <w:r>
        <w:rPr>
          <w:rFonts w:ascii="宋体" w:hAnsi="宋体" w:cs="宋体"/>
          <w:sz w:val="18"/>
          <w:szCs w:val="18"/>
        </w:rPr>
        <w:t>导出相册</w:t>
      </w:r>
      <w:r>
        <w:rPr>
          <w:rFonts w:ascii="宋体" w:hAnsi="宋体" w:cs="宋体" w:hint="eastAsia"/>
          <w:sz w:val="18"/>
          <w:szCs w:val="18"/>
        </w:rPr>
        <w:t>模块基本流与备选流图</w:t>
      </w:r>
    </w:p>
    <w:p w:rsidR="00EC0997" w:rsidRDefault="00EC0997">
      <w:pPr>
        <w:jc w:val="center"/>
        <w:rPr>
          <w:rFonts w:ascii="宋体" w:hAnsi="宋体" w:cs="宋体"/>
          <w:sz w:val="18"/>
          <w:szCs w:val="18"/>
        </w:rPr>
      </w:pPr>
    </w:p>
    <w:p w:rsidR="00EC0997" w:rsidRDefault="006117A3">
      <w:pPr>
        <w:pStyle w:val="a5"/>
      </w:pPr>
      <w:r>
        <w:rPr>
          <w:rFonts w:ascii="宋体" w:hAnsi="宋体" w:cs="宋体"/>
        </w:rPr>
        <w:t>表6.</w:t>
      </w:r>
      <w:r>
        <w:rPr>
          <w:rFonts w:ascii="宋体" w:hAnsi="宋体" w:cs="宋体" w:hint="eastAsia"/>
        </w:rPr>
        <w:t>31</w:t>
      </w:r>
      <w:r>
        <w:t xml:space="preserve"> </w:t>
      </w:r>
      <w:r>
        <w:rPr>
          <w:rFonts w:ascii="宋体" w:hAnsi="宋体" w:cs="宋体"/>
          <w:bCs/>
        </w:rPr>
        <w:t>导出相册</w:t>
      </w:r>
      <w:r>
        <w:t>基本流与备选流</w:t>
      </w:r>
    </w:p>
    <w:tbl>
      <w:tblPr>
        <w:tblpPr w:leftFromText="180" w:rightFromText="180" w:vertAnchor="text" w:horzAnchor="page" w:tblpX="1983" w:tblpY="62"/>
        <w:tblOverlap w:val="never"/>
        <w:tblW w:w="0" w:type="auto"/>
        <w:tblBorders>
          <w:top w:val="single" w:sz="4" w:space="0" w:color="000000"/>
          <w:bottom w:val="single" w:sz="4" w:space="0" w:color="000000"/>
        </w:tblBorders>
        <w:tblLayout w:type="fixed"/>
        <w:tblLook w:val="04A0" w:firstRow="1" w:lastRow="0" w:firstColumn="1" w:lastColumn="0" w:noHBand="0" w:noVBand="1"/>
      </w:tblPr>
      <w:tblGrid>
        <w:gridCol w:w="1897"/>
        <w:gridCol w:w="7115"/>
      </w:tblGrid>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基本流</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rFonts w:hint="eastAsia"/>
                <w:sz w:val="18"/>
                <w:szCs w:val="18"/>
              </w:rPr>
              <w:t>用户选择导出相册的格式，选择保存路径，为文件命名，相册导出成功</w:t>
            </w:r>
          </w:p>
        </w:tc>
      </w:tr>
      <w:tr w:rsidR="00EC0997">
        <w:tc>
          <w:tcPr>
            <w:tcW w:w="1897"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备选流</w:t>
            </w:r>
            <w:r>
              <w:rPr>
                <w:rFonts w:hint="eastAsia"/>
                <w:sz w:val="18"/>
                <w:szCs w:val="18"/>
              </w:rPr>
              <w:t>1</w:t>
            </w:r>
          </w:p>
        </w:tc>
        <w:tc>
          <w:tcPr>
            <w:tcW w:w="7115"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软件未载入图片</w:t>
            </w:r>
          </w:p>
        </w:tc>
      </w:tr>
    </w:tbl>
    <w:p w:rsidR="00EC0997" w:rsidRDefault="00EC0997">
      <w:pPr>
        <w:jc w:val="center"/>
        <w:rPr>
          <w:rFonts w:ascii="宋体" w:hAnsi="宋体" w:cs="宋体"/>
          <w:sz w:val="18"/>
          <w:szCs w:val="18"/>
        </w:rPr>
      </w:pPr>
    </w:p>
    <w:p w:rsidR="00EC0997" w:rsidRDefault="00EC0997"/>
    <w:p w:rsidR="00EC0997" w:rsidRDefault="006117A3">
      <w:pPr>
        <w:numPr>
          <w:ilvl w:val="0"/>
          <w:numId w:val="33"/>
        </w:numPr>
        <w:ind w:firstLine="420"/>
      </w:pPr>
      <w:r>
        <w:t>场景设计</w:t>
      </w:r>
    </w:p>
    <w:p w:rsidR="00EC0997" w:rsidRDefault="006117A3">
      <w:pPr>
        <w:pStyle w:val="a8"/>
        <w:ind w:leftChars="200" w:left="420" w:firstLine="420"/>
      </w:pPr>
      <w:r>
        <w:t>根据基本流与备选流，</w:t>
      </w:r>
      <w:r>
        <w:rPr>
          <w:rFonts w:hint="eastAsia"/>
        </w:rPr>
        <w:t>针</w:t>
      </w:r>
      <w:r>
        <w:t>对</w:t>
      </w:r>
      <w:r>
        <w:rPr>
          <w:rFonts w:ascii="宋体" w:hAnsi="宋体" w:cs="宋体"/>
          <w:bCs/>
        </w:rPr>
        <w:t>导出相册</w:t>
      </w:r>
      <w:r>
        <w:t>模块设计了两个场景，如表</w:t>
      </w:r>
      <w:r>
        <w:t>6.</w:t>
      </w:r>
      <w:r>
        <w:rPr>
          <w:rFonts w:hint="eastAsia"/>
        </w:rPr>
        <w:t>32</w:t>
      </w:r>
      <w:r>
        <w:t>所示。</w:t>
      </w:r>
    </w:p>
    <w:p w:rsidR="00EC0997" w:rsidRDefault="00EC0997">
      <w:pPr>
        <w:pStyle w:val="a8"/>
        <w:ind w:leftChars="200" w:left="420" w:firstLine="420"/>
      </w:pPr>
    </w:p>
    <w:p w:rsidR="00EC0997" w:rsidRDefault="006117A3">
      <w:pPr>
        <w:pStyle w:val="a5"/>
      </w:pPr>
      <w:r>
        <w:rPr>
          <w:rFonts w:ascii="宋体" w:hAnsi="宋体" w:cs="宋体"/>
        </w:rPr>
        <w:t>表6.</w:t>
      </w:r>
      <w:r>
        <w:rPr>
          <w:rFonts w:ascii="宋体" w:hAnsi="宋体" w:cs="宋体" w:hint="eastAsia"/>
        </w:rPr>
        <w:t>32</w:t>
      </w:r>
      <w:r>
        <w:t xml:space="preserve"> </w:t>
      </w:r>
      <w:r>
        <w:rPr>
          <w:rFonts w:ascii="宋体" w:hAnsi="宋体" w:cs="宋体"/>
          <w:bCs/>
        </w:rPr>
        <w:t>导出相册</w:t>
      </w:r>
      <w:r>
        <w:t>模块场景设计</w:t>
      </w:r>
    </w:p>
    <w:tbl>
      <w:tblPr>
        <w:tblW w:w="0" w:type="auto"/>
        <w:tblInd w:w="-1" w:type="dxa"/>
        <w:tblBorders>
          <w:top w:val="single" w:sz="4" w:space="0" w:color="000000"/>
          <w:bottom w:val="single" w:sz="4" w:space="0" w:color="000000"/>
        </w:tblBorders>
        <w:tblLayout w:type="fixed"/>
        <w:tblLook w:val="04A0" w:firstRow="1" w:lastRow="0" w:firstColumn="1" w:lastColumn="0" w:noHBand="0" w:noVBand="1"/>
      </w:tblPr>
      <w:tblGrid>
        <w:gridCol w:w="3609"/>
        <w:gridCol w:w="1747"/>
        <w:gridCol w:w="3654"/>
      </w:tblGrid>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1 - </w:t>
            </w:r>
            <w:r>
              <w:rPr>
                <w:sz w:val="18"/>
                <w:szCs w:val="18"/>
              </w:rPr>
              <w:t>导出相册成功</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EC0997">
            <w:pPr>
              <w:adjustRightInd/>
              <w:spacing w:line="360" w:lineRule="exact"/>
              <w:textAlignment w:val="auto"/>
              <w:rPr>
                <w:sz w:val="18"/>
                <w:szCs w:val="18"/>
              </w:rPr>
            </w:pPr>
          </w:p>
        </w:tc>
      </w:tr>
      <w:tr w:rsidR="00EC0997">
        <w:tc>
          <w:tcPr>
            <w:tcW w:w="3609" w:type="dxa"/>
            <w:tcBorders>
              <w:top w:val="single" w:sz="4" w:space="0" w:color="000000"/>
              <w:bottom w:val="single" w:sz="4" w:space="0" w:color="000000"/>
            </w:tcBorders>
            <w:vAlign w:val="center"/>
          </w:tcPr>
          <w:p w:rsidR="00EC0997" w:rsidRDefault="006117A3">
            <w:pPr>
              <w:adjustRightInd/>
              <w:spacing w:line="360" w:lineRule="exact"/>
              <w:textAlignment w:val="auto"/>
              <w:rPr>
                <w:sz w:val="18"/>
                <w:szCs w:val="18"/>
              </w:rPr>
            </w:pPr>
            <w:r>
              <w:rPr>
                <w:sz w:val="18"/>
                <w:szCs w:val="18"/>
              </w:rPr>
              <w:t>场景</w:t>
            </w:r>
            <w:r>
              <w:rPr>
                <w:sz w:val="18"/>
                <w:szCs w:val="18"/>
              </w:rPr>
              <w:t xml:space="preserve">2 - </w:t>
            </w:r>
            <w:r>
              <w:rPr>
                <w:sz w:val="18"/>
                <w:szCs w:val="18"/>
              </w:rPr>
              <w:t>当前软件中未</w:t>
            </w:r>
            <w:r>
              <w:rPr>
                <w:rFonts w:hint="eastAsia"/>
                <w:sz w:val="18"/>
                <w:szCs w:val="18"/>
              </w:rPr>
              <w:t>载入</w:t>
            </w:r>
            <w:r>
              <w:rPr>
                <w:sz w:val="18"/>
                <w:szCs w:val="18"/>
              </w:rPr>
              <w:t>图片</w:t>
            </w:r>
          </w:p>
        </w:tc>
        <w:tc>
          <w:tcPr>
            <w:tcW w:w="1747"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基本流</w:t>
            </w:r>
          </w:p>
        </w:tc>
        <w:tc>
          <w:tcPr>
            <w:tcW w:w="3654" w:type="dxa"/>
            <w:tcBorders>
              <w:top w:val="single" w:sz="4" w:space="0" w:color="000000"/>
              <w:bottom w:val="single" w:sz="4" w:space="0" w:color="000000"/>
            </w:tcBorders>
          </w:tcPr>
          <w:p w:rsidR="00EC0997" w:rsidRDefault="006117A3">
            <w:pPr>
              <w:adjustRightInd/>
              <w:spacing w:line="360" w:lineRule="exact"/>
              <w:textAlignment w:val="auto"/>
              <w:rPr>
                <w:sz w:val="18"/>
                <w:szCs w:val="18"/>
              </w:rPr>
            </w:pPr>
            <w:r>
              <w:rPr>
                <w:sz w:val="18"/>
                <w:szCs w:val="18"/>
              </w:rPr>
              <w:t>备选流</w:t>
            </w:r>
            <w:r>
              <w:rPr>
                <w:rFonts w:hint="eastAsia"/>
                <w:sz w:val="18"/>
                <w:szCs w:val="18"/>
              </w:rPr>
              <w:t>1</w:t>
            </w:r>
          </w:p>
        </w:tc>
      </w:tr>
    </w:tbl>
    <w:p w:rsidR="00EC0997" w:rsidRDefault="00EC0997"/>
    <w:p w:rsidR="00EC0997" w:rsidRDefault="006117A3">
      <w:pPr>
        <w:numPr>
          <w:ilvl w:val="0"/>
          <w:numId w:val="33"/>
        </w:numPr>
        <w:ind w:firstLine="420"/>
      </w:pPr>
      <w:r>
        <w:t>测试用例设计及测试结果</w:t>
      </w:r>
    </w:p>
    <w:p w:rsidR="00EC0997" w:rsidRDefault="006117A3">
      <w:pPr>
        <w:pStyle w:val="a8"/>
        <w:ind w:leftChars="200" w:left="420" w:firstLine="420"/>
      </w:pPr>
      <w:r>
        <w:t>对每个场景设计了</w:t>
      </w:r>
      <w:r>
        <w:rPr>
          <w:rFonts w:hint="eastAsia"/>
        </w:rPr>
        <w:t>测试用例、预期结果</w:t>
      </w:r>
      <w:r>
        <w:t>，以及实际测试的结果如表</w:t>
      </w:r>
      <w:r>
        <w:t>6.</w:t>
      </w:r>
      <w:r>
        <w:rPr>
          <w:rFonts w:hint="eastAsia"/>
        </w:rPr>
        <w:t>33</w:t>
      </w:r>
      <w:r>
        <w:t>所示。</w:t>
      </w:r>
    </w:p>
    <w:p w:rsidR="00EC0997" w:rsidRDefault="00EC0997">
      <w:pPr>
        <w:pStyle w:val="a8"/>
        <w:ind w:leftChars="200" w:left="420" w:firstLine="420"/>
      </w:pPr>
    </w:p>
    <w:p w:rsidR="00EC0997" w:rsidRDefault="006117A3">
      <w:pPr>
        <w:pStyle w:val="a5"/>
      </w:pPr>
      <w:r>
        <w:rPr>
          <w:rFonts w:ascii="宋体" w:hAnsi="宋体" w:cs="宋体"/>
        </w:rPr>
        <w:t>表6.</w:t>
      </w:r>
      <w:r>
        <w:rPr>
          <w:rFonts w:ascii="宋体" w:hAnsi="宋体" w:cs="宋体" w:hint="eastAsia"/>
        </w:rPr>
        <w:t>33</w:t>
      </w:r>
      <w:r>
        <w:t xml:space="preserve"> </w:t>
      </w:r>
      <w:r>
        <w:rPr>
          <w:rFonts w:ascii="宋体" w:hAnsi="宋体" w:cs="宋体"/>
          <w:bCs/>
        </w:rPr>
        <w:t>导出相册</w:t>
      </w:r>
      <w:r>
        <w:t>测试用例及实际结果</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558"/>
        <w:gridCol w:w="1441"/>
        <w:gridCol w:w="1786"/>
        <w:gridCol w:w="2057"/>
        <w:gridCol w:w="1974"/>
        <w:gridCol w:w="1207"/>
      </w:tblGrid>
      <w:tr w:rsidR="00EC0997">
        <w:tc>
          <w:tcPr>
            <w:tcW w:w="558"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场景</w:t>
            </w:r>
          </w:p>
        </w:tc>
        <w:tc>
          <w:tcPr>
            <w:tcW w:w="1441"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选择相册格式</w:t>
            </w:r>
          </w:p>
        </w:tc>
        <w:tc>
          <w:tcPr>
            <w:tcW w:w="1786" w:type="dxa"/>
            <w:tcBorders>
              <w:top w:val="single" w:sz="4" w:space="0" w:color="000000"/>
              <w:bottom w:val="single" w:sz="4" w:space="0" w:color="000000"/>
            </w:tcBorders>
            <w:vAlign w:val="center"/>
          </w:tcPr>
          <w:p w:rsidR="00EC0997" w:rsidRDefault="006117A3">
            <w:pPr>
              <w:adjustRightInd/>
              <w:spacing w:line="360" w:lineRule="exact"/>
              <w:jc w:val="center"/>
              <w:textAlignment w:val="auto"/>
            </w:pPr>
            <w:r>
              <w:rPr>
                <w:sz w:val="18"/>
                <w:szCs w:val="18"/>
              </w:rPr>
              <w:t>当前软件中是否已导入图片</w:t>
            </w:r>
          </w:p>
        </w:tc>
        <w:tc>
          <w:tcPr>
            <w:tcW w:w="2057"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预期结果</w:t>
            </w:r>
          </w:p>
        </w:tc>
        <w:tc>
          <w:tcPr>
            <w:tcW w:w="1974" w:type="dxa"/>
            <w:tcBorders>
              <w:top w:val="single" w:sz="4" w:space="0" w:color="000000"/>
              <w:bottom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实际结果</w:t>
            </w:r>
          </w:p>
        </w:tc>
        <w:tc>
          <w:tcPr>
            <w:tcW w:w="1207" w:type="dxa"/>
            <w:tcBorders>
              <w:top w:val="single" w:sz="4" w:space="0" w:color="000000"/>
              <w:bottom w:val="single" w:sz="4" w:space="0" w:color="000000"/>
            </w:tcBorders>
            <w:vAlign w:val="center"/>
          </w:tcPr>
          <w:p w:rsidR="00EC0997" w:rsidRDefault="006117A3">
            <w:pPr>
              <w:adjustRightInd/>
              <w:spacing w:line="360" w:lineRule="exact"/>
              <w:jc w:val="center"/>
              <w:textAlignment w:val="auto"/>
            </w:pPr>
            <w:r>
              <w:rPr>
                <w:sz w:val="18"/>
                <w:szCs w:val="18"/>
              </w:rPr>
              <w:t>是否有</w:t>
            </w:r>
            <w:r>
              <w:rPr>
                <w:sz w:val="18"/>
                <w:szCs w:val="18"/>
              </w:rPr>
              <w:t>bug</w:t>
            </w:r>
          </w:p>
        </w:tc>
      </w:tr>
      <w:tr w:rsidR="00EC0997">
        <w:tc>
          <w:tcPr>
            <w:tcW w:w="558"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1</w:t>
            </w:r>
          </w:p>
        </w:tc>
        <w:tc>
          <w:tcPr>
            <w:tcW w:w="1441"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rFonts w:hint="eastAsia"/>
                <w:sz w:val="18"/>
                <w:szCs w:val="18"/>
              </w:rPr>
              <w:t>JPEG</w:t>
            </w:r>
            <w:r>
              <w:rPr>
                <w:sz w:val="18"/>
                <w:szCs w:val="18"/>
              </w:rPr>
              <w:t>格式</w:t>
            </w:r>
          </w:p>
        </w:tc>
        <w:tc>
          <w:tcPr>
            <w:tcW w:w="1786"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是</w:t>
            </w:r>
          </w:p>
        </w:tc>
        <w:tc>
          <w:tcPr>
            <w:tcW w:w="2057" w:type="dxa"/>
            <w:vAlign w:val="center"/>
          </w:tcPr>
          <w:p w:rsidR="00EC0997" w:rsidRDefault="006117A3">
            <w:pPr>
              <w:adjustRightInd/>
              <w:spacing w:line="360" w:lineRule="exact"/>
              <w:jc w:val="center"/>
              <w:textAlignment w:val="auto"/>
              <w:rPr>
                <w:sz w:val="18"/>
                <w:szCs w:val="18"/>
              </w:rPr>
            </w:pPr>
            <w:r>
              <w:rPr>
                <w:sz w:val="18"/>
                <w:szCs w:val="18"/>
              </w:rPr>
              <w:t>相册成功导出</w:t>
            </w:r>
          </w:p>
        </w:tc>
        <w:tc>
          <w:tcPr>
            <w:tcW w:w="1974" w:type="dxa"/>
            <w:tcBorders>
              <w:top w:val="single" w:sz="4" w:space="0" w:color="000000"/>
            </w:tcBorders>
            <w:vAlign w:val="center"/>
          </w:tcPr>
          <w:p w:rsidR="00EC0997" w:rsidRDefault="006117A3">
            <w:pPr>
              <w:adjustRightInd/>
              <w:spacing w:line="360" w:lineRule="exact"/>
              <w:jc w:val="center"/>
              <w:textAlignment w:val="auto"/>
              <w:rPr>
                <w:sz w:val="18"/>
                <w:szCs w:val="18"/>
              </w:rPr>
            </w:pPr>
            <w:r>
              <w:rPr>
                <w:sz w:val="18"/>
                <w:szCs w:val="18"/>
              </w:rPr>
              <w:t>相册成功导出</w:t>
            </w:r>
          </w:p>
        </w:tc>
        <w:tc>
          <w:tcPr>
            <w:tcW w:w="1207" w:type="dxa"/>
            <w:tcBorders>
              <w:top w:val="single" w:sz="4" w:space="0" w:color="000000"/>
            </w:tcBorders>
            <w:vAlign w:val="center"/>
          </w:tcPr>
          <w:p w:rsidR="00EC0997" w:rsidRDefault="006117A3">
            <w:pPr>
              <w:adjustRightInd/>
              <w:spacing w:line="360" w:lineRule="exact"/>
              <w:jc w:val="center"/>
              <w:textAlignment w:val="auto"/>
            </w:pPr>
            <w:r>
              <w:rPr>
                <w:sz w:val="18"/>
                <w:szCs w:val="18"/>
              </w:rPr>
              <w:t>无</w:t>
            </w:r>
          </w:p>
        </w:tc>
      </w:tr>
      <w:tr w:rsidR="00EC0997">
        <w:tc>
          <w:tcPr>
            <w:tcW w:w="558" w:type="dxa"/>
            <w:vAlign w:val="center"/>
          </w:tcPr>
          <w:p w:rsidR="00EC0997" w:rsidRDefault="006117A3">
            <w:pPr>
              <w:adjustRightInd/>
              <w:spacing w:line="360" w:lineRule="exact"/>
              <w:jc w:val="center"/>
              <w:textAlignment w:val="auto"/>
              <w:rPr>
                <w:sz w:val="18"/>
                <w:szCs w:val="18"/>
              </w:rPr>
            </w:pPr>
            <w:r>
              <w:rPr>
                <w:sz w:val="18"/>
                <w:szCs w:val="18"/>
              </w:rPr>
              <w:t>1</w:t>
            </w:r>
          </w:p>
        </w:tc>
        <w:tc>
          <w:tcPr>
            <w:tcW w:w="1441" w:type="dxa"/>
            <w:vAlign w:val="center"/>
          </w:tcPr>
          <w:p w:rsidR="00EC0997" w:rsidRDefault="006117A3">
            <w:pPr>
              <w:adjustRightInd/>
              <w:spacing w:line="360" w:lineRule="exact"/>
              <w:jc w:val="center"/>
              <w:textAlignment w:val="auto"/>
              <w:rPr>
                <w:sz w:val="18"/>
                <w:szCs w:val="18"/>
              </w:rPr>
            </w:pPr>
            <w:r>
              <w:rPr>
                <w:rFonts w:hint="eastAsia"/>
                <w:sz w:val="18"/>
                <w:szCs w:val="18"/>
              </w:rPr>
              <w:t>PNG</w:t>
            </w:r>
            <w:r>
              <w:rPr>
                <w:sz w:val="18"/>
                <w:szCs w:val="18"/>
              </w:rPr>
              <w:t>格式</w:t>
            </w:r>
          </w:p>
        </w:tc>
        <w:tc>
          <w:tcPr>
            <w:tcW w:w="1786" w:type="dxa"/>
            <w:vAlign w:val="center"/>
          </w:tcPr>
          <w:p w:rsidR="00EC0997" w:rsidRDefault="006117A3">
            <w:pPr>
              <w:adjustRightInd/>
              <w:spacing w:line="360" w:lineRule="exact"/>
              <w:jc w:val="center"/>
              <w:textAlignment w:val="auto"/>
              <w:rPr>
                <w:sz w:val="18"/>
                <w:szCs w:val="18"/>
              </w:rPr>
            </w:pPr>
            <w:r>
              <w:rPr>
                <w:sz w:val="18"/>
                <w:szCs w:val="18"/>
              </w:rPr>
              <w:t>是</w:t>
            </w:r>
          </w:p>
        </w:tc>
        <w:tc>
          <w:tcPr>
            <w:tcW w:w="2057" w:type="dxa"/>
            <w:vAlign w:val="center"/>
          </w:tcPr>
          <w:p w:rsidR="00EC0997" w:rsidRDefault="006117A3">
            <w:pPr>
              <w:adjustRightInd/>
              <w:spacing w:line="360" w:lineRule="exact"/>
              <w:jc w:val="center"/>
              <w:textAlignment w:val="auto"/>
              <w:rPr>
                <w:sz w:val="18"/>
                <w:szCs w:val="18"/>
              </w:rPr>
            </w:pPr>
            <w:r>
              <w:rPr>
                <w:sz w:val="18"/>
                <w:szCs w:val="18"/>
              </w:rPr>
              <w:t>相册成功导出</w:t>
            </w:r>
          </w:p>
        </w:tc>
        <w:tc>
          <w:tcPr>
            <w:tcW w:w="1974" w:type="dxa"/>
            <w:vAlign w:val="center"/>
          </w:tcPr>
          <w:p w:rsidR="00EC0997" w:rsidRDefault="006117A3">
            <w:pPr>
              <w:adjustRightInd/>
              <w:spacing w:line="360" w:lineRule="exact"/>
              <w:jc w:val="center"/>
              <w:textAlignment w:val="auto"/>
              <w:rPr>
                <w:sz w:val="18"/>
                <w:szCs w:val="18"/>
              </w:rPr>
            </w:pPr>
            <w:r>
              <w:rPr>
                <w:sz w:val="18"/>
                <w:szCs w:val="18"/>
              </w:rPr>
              <w:t>相册成功导出</w:t>
            </w:r>
          </w:p>
        </w:tc>
        <w:tc>
          <w:tcPr>
            <w:tcW w:w="1207" w:type="dxa"/>
            <w:vAlign w:val="center"/>
          </w:tcPr>
          <w:p w:rsidR="00EC0997" w:rsidRDefault="006117A3">
            <w:pPr>
              <w:adjustRightInd/>
              <w:spacing w:line="360" w:lineRule="exact"/>
              <w:jc w:val="center"/>
              <w:textAlignment w:val="auto"/>
            </w:pPr>
            <w:r>
              <w:rPr>
                <w:sz w:val="18"/>
                <w:szCs w:val="18"/>
              </w:rPr>
              <w:t>无</w:t>
            </w:r>
          </w:p>
        </w:tc>
      </w:tr>
      <w:tr w:rsidR="00EC0997">
        <w:tc>
          <w:tcPr>
            <w:tcW w:w="558" w:type="dxa"/>
            <w:vAlign w:val="center"/>
          </w:tcPr>
          <w:p w:rsidR="00EC0997" w:rsidRDefault="006117A3">
            <w:pPr>
              <w:adjustRightInd/>
              <w:spacing w:line="360" w:lineRule="exact"/>
              <w:jc w:val="center"/>
              <w:textAlignment w:val="auto"/>
              <w:rPr>
                <w:sz w:val="18"/>
                <w:szCs w:val="18"/>
              </w:rPr>
            </w:pPr>
            <w:r>
              <w:rPr>
                <w:rFonts w:hint="eastAsia"/>
                <w:sz w:val="18"/>
                <w:szCs w:val="18"/>
              </w:rPr>
              <w:t>1</w:t>
            </w:r>
          </w:p>
        </w:tc>
        <w:tc>
          <w:tcPr>
            <w:tcW w:w="1441" w:type="dxa"/>
            <w:vAlign w:val="center"/>
          </w:tcPr>
          <w:p w:rsidR="00EC0997" w:rsidRDefault="006117A3">
            <w:pPr>
              <w:adjustRightInd/>
              <w:spacing w:line="360" w:lineRule="exact"/>
              <w:jc w:val="center"/>
              <w:textAlignment w:val="auto"/>
              <w:rPr>
                <w:sz w:val="18"/>
                <w:szCs w:val="18"/>
              </w:rPr>
            </w:pPr>
            <w:r>
              <w:rPr>
                <w:rFonts w:hint="eastAsia"/>
                <w:sz w:val="18"/>
                <w:szCs w:val="18"/>
              </w:rPr>
              <w:t>PDF</w:t>
            </w:r>
            <w:r>
              <w:rPr>
                <w:rFonts w:hint="eastAsia"/>
                <w:sz w:val="18"/>
                <w:szCs w:val="18"/>
              </w:rPr>
              <w:t>格式</w:t>
            </w:r>
          </w:p>
        </w:tc>
        <w:tc>
          <w:tcPr>
            <w:tcW w:w="1786" w:type="dxa"/>
            <w:vAlign w:val="center"/>
          </w:tcPr>
          <w:p w:rsidR="00EC0997" w:rsidRDefault="006117A3">
            <w:pPr>
              <w:adjustRightInd/>
              <w:spacing w:line="360" w:lineRule="exact"/>
              <w:jc w:val="center"/>
              <w:textAlignment w:val="auto"/>
              <w:rPr>
                <w:sz w:val="18"/>
                <w:szCs w:val="18"/>
              </w:rPr>
            </w:pPr>
            <w:r>
              <w:rPr>
                <w:rFonts w:hint="eastAsia"/>
                <w:sz w:val="18"/>
                <w:szCs w:val="18"/>
              </w:rPr>
              <w:t>是</w:t>
            </w:r>
          </w:p>
        </w:tc>
        <w:tc>
          <w:tcPr>
            <w:tcW w:w="2057" w:type="dxa"/>
            <w:vAlign w:val="center"/>
          </w:tcPr>
          <w:p w:rsidR="00EC0997" w:rsidRDefault="006117A3">
            <w:pPr>
              <w:adjustRightInd/>
              <w:spacing w:line="360" w:lineRule="exact"/>
              <w:jc w:val="center"/>
              <w:textAlignment w:val="auto"/>
              <w:rPr>
                <w:sz w:val="18"/>
                <w:szCs w:val="18"/>
              </w:rPr>
            </w:pPr>
            <w:r>
              <w:rPr>
                <w:rFonts w:hint="eastAsia"/>
                <w:sz w:val="18"/>
                <w:szCs w:val="18"/>
              </w:rPr>
              <w:t>相册成功导出</w:t>
            </w:r>
          </w:p>
        </w:tc>
        <w:tc>
          <w:tcPr>
            <w:tcW w:w="1974" w:type="dxa"/>
            <w:vAlign w:val="center"/>
          </w:tcPr>
          <w:p w:rsidR="00EC0997" w:rsidRDefault="006117A3">
            <w:pPr>
              <w:adjustRightInd/>
              <w:spacing w:line="360" w:lineRule="exact"/>
              <w:jc w:val="center"/>
              <w:textAlignment w:val="auto"/>
              <w:rPr>
                <w:sz w:val="18"/>
                <w:szCs w:val="18"/>
              </w:rPr>
            </w:pPr>
            <w:r>
              <w:rPr>
                <w:rFonts w:hint="eastAsia"/>
                <w:sz w:val="18"/>
                <w:szCs w:val="18"/>
              </w:rPr>
              <w:t>相册成功导出</w:t>
            </w:r>
          </w:p>
        </w:tc>
        <w:tc>
          <w:tcPr>
            <w:tcW w:w="1207" w:type="dxa"/>
            <w:vAlign w:val="center"/>
          </w:tcPr>
          <w:p w:rsidR="00EC0997" w:rsidRDefault="006117A3">
            <w:pPr>
              <w:adjustRightInd/>
              <w:spacing w:line="360" w:lineRule="exact"/>
              <w:jc w:val="center"/>
              <w:textAlignment w:val="auto"/>
              <w:rPr>
                <w:sz w:val="18"/>
                <w:szCs w:val="18"/>
              </w:rPr>
            </w:pPr>
            <w:r>
              <w:rPr>
                <w:rFonts w:hint="eastAsia"/>
                <w:sz w:val="18"/>
                <w:szCs w:val="18"/>
              </w:rPr>
              <w:t>无</w:t>
            </w:r>
          </w:p>
        </w:tc>
      </w:tr>
      <w:tr w:rsidR="00EC0997">
        <w:tc>
          <w:tcPr>
            <w:tcW w:w="558" w:type="dxa"/>
            <w:vAlign w:val="center"/>
          </w:tcPr>
          <w:p w:rsidR="00EC0997" w:rsidRDefault="006117A3">
            <w:pPr>
              <w:adjustRightInd/>
              <w:spacing w:line="360" w:lineRule="exact"/>
              <w:jc w:val="center"/>
              <w:textAlignment w:val="auto"/>
              <w:rPr>
                <w:sz w:val="18"/>
                <w:szCs w:val="18"/>
              </w:rPr>
            </w:pPr>
            <w:r>
              <w:rPr>
                <w:sz w:val="18"/>
                <w:szCs w:val="18"/>
              </w:rPr>
              <w:lastRenderedPageBreak/>
              <w:t>2</w:t>
            </w:r>
          </w:p>
        </w:tc>
        <w:tc>
          <w:tcPr>
            <w:tcW w:w="1441" w:type="dxa"/>
            <w:vAlign w:val="center"/>
          </w:tcPr>
          <w:p w:rsidR="00EC0997" w:rsidRDefault="006117A3">
            <w:pPr>
              <w:adjustRightInd/>
              <w:spacing w:line="360" w:lineRule="exact"/>
              <w:jc w:val="center"/>
              <w:textAlignment w:val="auto"/>
              <w:rPr>
                <w:sz w:val="18"/>
                <w:szCs w:val="18"/>
              </w:rPr>
            </w:pPr>
            <w:r>
              <w:rPr>
                <w:rFonts w:hint="eastAsia"/>
                <w:sz w:val="18"/>
                <w:szCs w:val="18"/>
              </w:rPr>
              <w:t>JPEG</w:t>
            </w:r>
            <w:r>
              <w:rPr>
                <w:sz w:val="18"/>
                <w:szCs w:val="18"/>
              </w:rPr>
              <w:t>格式</w:t>
            </w:r>
          </w:p>
        </w:tc>
        <w:tc>
          <w:tcPr>
            <w:tcW w:w="1786" w:type="dxa"/>
            <w:vAlign w:val="center"/>
          </w:tcPr>
          <w:p w:rsidR="00EC0997" w:rsidRDefault="006117A3">
            <w:pPr>
              <w:adjustRightInd/>
              <w:spacing w:line="360" w:lineRule="exact"/>
              <w:jc w:val="center"/>
              <w:textAlignment w:val="auto"/>
              <w:rPr>
                <w:sz w:val="18"/>
                <w:szCs w:val="18"/>
              </w:rPr>
            </w:pPr>
            <w:r>
              <w:rPr>
                <w:sz w:val="18"/>
                <w:szCs w:val="18"/>
              </w:rPr>
              <w:t>否</w:t>
            </w:r>
          </w:p>
        </w:tc>
        <w:tc>
          <w:tcPr>
            <w:tcW w:w="2057" w:type="dxa"/>
            <w:vAlign w:val="center"/>
          </w:tcPr>
          <w:p w:rsidR="00EC0997" w:rsidRDefault="006117A3">
            <w:pPr>
              <w:adjustRightInd/>
              <w:spacing w:line="360" w:lineRule="exact"/>
              <w:jc w:val="center"/>
              <w:textAlignment w:val="auto"/>
              <w:rPr>
                <w:sz w:val="18"/>
                <w:szCs w:val="18"/>
              </w:rPr>
            </w:pPr>
            <w:r>
              <w:rPr>
                <w:rFonts w:hint="eastAsia"/>
                <w:sz w:val="18"/>
                <w:szCs w:val="18"/>
              </w:rPr>
              <w:t>提示当前未载入图片</w:t>
            </w:r>
          </w:p>
        </w:tc>
        <w:tc>
          <w:tcPr>
            <w:tcW w:w="1974" w:type="dxa"/>
            <w:vAlign w:val="center"/>
          </w:tcPr>
          <w:p w:rsidR="00EC0997" w:rsidRDefault="006117A3">
            <w:pPr>
              <w:adjustRightInd/>
              <w:spacing w:line="360" w:lineRule="exact"/>
              <w:jc w:val="center"/>
              <w:textAlignment w:val="auto"/>
              <w:rPr>
                <w:sz w:val="18"/>
                <w:szCs w:val="18"/>
              </w:rPr>
            </w:pPr>
            <w:r>
              <w:rPr>
                <w:rFonts w:hint="eastAsia"/>
                <w:sz w:val="18"/>
                <w:szCs w:val="18"/>
              </w:rPr>
              <w:t>提示当前未载入图片</w:t>
            </w:r>
          </w:p>
        </w:tc>
        <w:tc>
          <w:tcPr>
            <w:tcW w:w="1207"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558" w:type="dxa"/>
            <w:vAlign w:val="center"/>
          </w:tcPr>
          <w:p w:rsidR="00EC0997" w:rsidRDefault="006117A3">
            <w:pPr>
              <w:adjustRightInd/>
              <w:spacing w:line="360" w:lineRule="exact"/>
              <w:jc w:val="center"/>
              <w:textAlignment w:val="auto"/>
              <w:rPr>
                <w:sz w:val="18"/>
                <w:szCs w:val="18"/>
              </w:rPr>
            </w:pPr>
            <w:r>
              <w:rPr>
                <w:sz w:val="18"/>
                <w:szCs w:val="18"/>
              </w:rPr>
              <w:t>2</w:t>
            </w:r>
          </w:p>
        </w:tc>
        <w:tc>
          <w:tcPr>
            <w:tcW w:w="1441" w:type="dxa"/>
            <w:vAlign w:val="center"/>
          </w:tcPr>
          <w:p w:rsidR="00EC0997" w:rsidRDefault="006117A3">
            <w:pPr>
              <w:adjustRightInd/>
              <w:spacing w:line="360" w:lineRule="exact"/>
              <w:jc w:val="center"/>
              <w:textAlignment w:val="auto"/>
              <w:rPr>
                <w:sz w:val="18"/>
                <w:szCs w:val="18"/>
              </w:rPr>
            </w:pPr>
            <w:r>
              <w:rPr>
                <w:rFonts w:hint="eastAsia"/>
                <w:sz w:val="18"/>
                <w:szCs w:val="18"/>
              </w:rPr>
              <w:t>PNG</w:t>
            </w:r>
            <w:r>
              <w:rPr>
                <w:sz w:val="18"/>
                <w:szCs w:val="18"/>
              </w:rPr>
              <w:t>格式</w:t>
            </w:r>
          </w:p>
        </w:tc>
        <w:tc>
          <w:tcPr>
            <w:tcW w:w="1786" w:type="dxa"/>
            <w:vAlign w:val="center"/>
          </w:tcPr>
          <w:p w:rsidR="00EC0997" w:rsidRDefault="006117A3">
            <w:pPr>
              <w:adjustRightInd/>
              <w:spacing w:line="360" w:lineRule="exact"/>
              <w:jc w:val="center"/>
              <w:textAlignment w:val="auto"/>
              <w:rPr>
                <w:sz w:val="18"/>
                <w:szCs w:val="18"/>
              </w:rPr>
            </w:pPr>
            <w:r>
              <w:rPr>
                <w:sz w:val="18"/>
                <w:szCs w:val="18"/>
              </w:rPr>
              <w:t>否</w:t>
            </w:r>
          </w:p>
        </w:tc>
        <w:tc>
          <w:tcPr>
            <w:tcW w:w="2057" w:type="dxa"/>
            <w:vAlign w:val="center"/>
          </w:tcPr>
          <w:p w:rsidR="00EC0997" w:rsidRDefault="006117A3">
            <w:pPr>
              <w:adjustRightInd/>
              <w:spacing w:line="360" w:lineRule="exact"/>
              <w:jc w:val="center"/>
              <w:textAlignment w:val="auto"/>
              <w:rPr>
                <w:sz w:val="18"/>
                <w:szCs w:val="18"/>
              </w:rPr>
            </w:pPr>
            <w:r>
              <w:rPr>
                <w:rFonts w:hint="eastAsia"/>
                <w:sz w:val="18"/>
                <w:szCs w:val="18"/>
              </w:rPr>
              <w:t>提示当前未载入图片</w:t>
            </w:r>
          </w:p>
        </w:tc>
        <w:tc>
          <w:tcPr>
            <w:tcW w:w="1974" w:type="dxa"/>
            <w:vAlign w:val="center"/>
          </w:tcPr>
          <w:p w:rsidR="00EC0997" w:rsidRDefault="006117A3">
            <w:pPr>
              <w:adjustRightInd/>
              <w:spacing w:line="360" w:lineRule="exact"/>
              <w:jc w:val="center"/>
              <w:textAlignment w:val="auto"/>
              <w:rPr>
                <w:sz w:val="18"/>
                <w:szCs w:val="18"/>
              </w:rPr>
            </w:pPr>
            <w:r>
              <w:rPr>
                <w:rFonts w:hint="eastAsia"/>
                <w:sz w:val="18"/>
                <w:szCs w:val="18"/>
              </w:rPr>
              <w:t>提示当前未载入图片</w:t>
            </w:r>
          </w:p>
        </w:tc>
        <w:tc>
          <w:tcPr>
            <w:tcW w:w="1207" w:type="dxa"/>
            <w:vAlign w:val="center"/>
          </w:tcPr>
          <w:p w:rsidR="00EC0997" w:rsidRDefault="006117A3">
            <w:pPr>
              <w:adjustRightInd/>
              <w:spacing w:line="360" w:lineRule="exact"/>
              <w:jc w:val="center"/>
              <w:textAlignment w:val="auto"/>
              <w:rPr>
                <w:sz w:val="18"/>
                <w:szCs w:val="18"/>
              </w:rPr>
            </w:pPr>
            <w:r>
              <w:rPr>
                <w:sz w:val="18"/>
                <w:szCs w:val="18"/>
              </w:rPr>
              <w:t>无</w:t>
            </w:r>
          </w:p>
        </w:tc>
      </w:tr>
      <w:tr w:rsidR="00EC0997">
        <w:tc>
          <w:tcPr>
            <w:tcW w:w="558" w:type="dxa"/>
            <w:vAlign w:val="center"/>
          </w:tcPr>
          <w:p w:rsidR="00EC0997" w:rsidRDefault="006117A3">
            <w:pPr>
              <w:adjustRightInd/>
              <w:spacing w:line="360" w:lineRule="exact"/>
              <w:jc w:val="center"/>
              <w:textAlignment w:val="auto"/>
              <w:rPr>
                <w:sz w:val="18"/>
                <w:szCs w:val="18"/>
              </w:rPr>
            </w:pPr>
            <w:r>
              <w:rPr>
                <w:rFonts w:hint="eastAsia"/>
                <w:sz w:val="18"/>
                <w:szCs w:val="18"/>
              </w:rPr>
              <w:t>2</w:t>
            </w:r>
          </w:p>
        </w:tc>
        <w:tc>
          <w:tcPr>
            <w:tcW w:w="1441" w:type="dxa"/>
            <w:vAlign w:val="center"/>
          </w:tcPr>
          <w:p w:rsidR="00EC0997" w:rsidRDefault="006117A3">
            <w:pPr>
              <w:adjustRightInd/>
              <w:spacing w:line="360" w:lineRule="exact"/>
              <w:jc w:val="center"/>
              <w:textAlignment w:val="auto"/>
              <w:rPr>
                <w:sz w:val="18"/>
                <w:szCs w:val="18"/>
              </w:rPr>
            </w:pPr>
            <w:r>
              <w:rPr>
                <w:rFonts w:hint="eastAsia"/>
                <w:sz w:val="18"/>
                <w:szCs w:val="18"/>
              </w:rPr>
              <w:t>PDF</w:t>
            </w:r>
            <w:r>
              <w:rPr>
                <w:rFonts w:hint="eastAsia"/>
                <w:sz w:val="18"/>
                <w:szCs w:val="18"/>
              </w:rPr>
              <w:t>格式</w:t>
            </w:r>
          </w:p>
        </w:tc>
        <w:tc>
          <w:tcPr>
            <w:tcW w:w="1786" w:type="dxa"/>
            <w:vAlign w:val="center"/>
          </w:tcPr>
          <w:p w:rsidR="00EC0997" w:rsidRDefault="006117A3">
            <w:pPr>
              <w:adjustRightInd/>
              <w:spacing w:line="360" w:lineRule="exact"/>
              <w:jc w:val="center"/>
              <w:textAlignment w:val="auto"/>
              <w:rPr>
                <w:sz w:val="18"/>
                <w:szCs w:val="18"/>
              </w:rPr>
            </w:pPr>
            <w:r>
              <w:rPr>
                <w:rFonts w:hint="eastAsia"/>
                <w:sz w:val="18"/>
                <w:szCs w:val="18"/>
              </w:rPr>
              <w:t>否</w:t>
            </w:r>
          </w:p>
        </w:tc>
        <w:tc>
          <w:tcPr>
            <w:tcW w:w="2057" w:type="dxa"/>
            <w:vAlign w:val="center"/>
          </w:tcPr>
          <w:p w:rsidR="00EC0997" w:rsidRDefault="006117A3">
            <w:pPr>
              <w:adjustRightInd/>
              <w:spacing w:line="360" w:lineRule="exact"/>
              <w:jc w:val="center"/>
              <w:textAlignment w:val="auto"/>
              <w:rPr>
                <w:sz w:val="18"/>
                <w:szCs w:val="18"/>
              </w:rPr>
            </w:pPr>
            <w:r>
              <w:rPr>
                <w:rFonts w:hint="eastAsia"/>
                <w:sz w:val="18"/>
                <w:szCs w:val="18"/>
              </w:rPr>
              <w:t>提示当前未载入图片</w:t>
            </w:r>
          </w:p>
        </w:tc>
        <w:tc>
          <w:tcPr>
            <w:tcW w:w="1974" w:type="dxa"/>
            <w:vAlign w:val="center"/>
          </w:tcPr>
          <w:p w:rsidR="00EC0997" w:rsidRDefault="006117A3">
            <w:pPr>
              <w:adjustRightInd/>
              <w:spacing w:line="360" w:lineRule="exact"/>
              <w:jc w:val="center"/>
              <w:textAlignment w:val="auto"/>
              <w:rPr>
                <w:sz w:val="18"/>
                <w:szCs w:val="18"/>
              </w:rPr>
            </w:pPr>
            <w:r>
              <w:rPr>
                <w:rFonts w:hint="eastAsia"/>
                <w:sz w:val="18"/>
                <w:szCs w:val="18"/>
              </w:rPr>
              <w:t>提示当前未载入图片</w:t>
            </w:r>
          </w:p>
        </w:tc>
        <w:tc>
          <w:tcPr>
            <w:tcW w:w="1207" w:type="dxa"/>
            <w:vAlign w:val="center"/>
          </w:tcPr>
          <w:p w:rsidR="00EC0997" w:rsidRDefault="006117A3">
            <w:pPr>
              <w:adjustRightInd/>
              <w:spacing w:line="360" w:lineRule="exact"/>
              <w:jc w:val="center"/>
              <w:textAlignment w:val="auto"/>
              <w:rPr>
                <w:sz w:val="18"/>
                <w:szCs w:val="18"/>
              </w:rPr>
            </w:pPr>
            <w:r>
              <w:rPr>
                <w:rFonts w:hint="eastAsia"/>
                <w:sz w:val="18"/>
                <w:szCs w:val="18"/>
              </w:rPr>
              <w:t>否</w:t>
            </w:r>
          </w:p>
        </w:tc>
      </w:tr>
    </w:tbl>
    <w:p w:rsidR="00EC0997" w:rsidRDefault="00EC0997">
      <w:pPr>
        <w:pStyle w:val="a0"/>
      </w:pPr>
    </w:p>
    <w:p w:rsidR="00EC0997" w:rsidRDefault="006117A3">
      <w:pPr>
        <w:pStyle w:val="a8"/>
      </w:pPr>
      <w:r>
        <w:rPr>
          <w:rFonts w:ascii="Arial" w:eastAsia="黑体" w:hAnsi="Arial" w:cs="Arial"/>
          <w:kern w:val="0"/>
          <w:sz w:val="18"/>
          <w:szCs w:val="18"/>
        </w:rPr>
        <w:br w:type="page"/>
      </w:r>
    </w:p>
    <w:p w:rsidR="00EC0997" w:rsidRDefault="006117A3">
      <w:pPr>
        <w:pStyle w:val="1"/>
      </w:pPr>
      <w:bookmarkStart w:id="145" w:name="_Toc12998"/>
      <w:r>
        <w:rPr>
          <w:rFonts w:hint="eastAsia"/>
        </w:rPr>
        <w:lastRenderedPageBreak/>
        <w:t>结论与展望</w:t>
      </w:r>
      <w:bookmarkEnd w:id="145"/>
    </w:p>
    <w:p w:rsidR="00EC0997" w:rsidRDefault="006117A3">
      <w:pPr>
        <w:pStyle w:val="2"/>
      </w:pPr>
      <w:bookmarkStart w:id="146" w:name="_Toc26710"/>
      <w:r>
        <w:rPr>
          <w:bCs w:val="0"/>
          <w:iCs w:val="0"/>
        </w:rPr>
        <w:t>7</w:t>
      </w:r>
      <w:r>
        <w:rPr>
          <w:rFonts w:hint="eastAsia"/>
          <w:bCs w:val="0"/>
          <w:iCs w:val="0"/>
        </w:rPr>
        <w:t>.</w:t>
      </w:r>
      <w:r>
        <w:rPr>
          <w:rFonts w:hint="eastAsia"/>
        </w:rPr>
        <w:t xml:space="preserve">1 </w:t>
      </w:r>
      <w:r>
        <w:rPr>
          <w:rFonts w:hint="eastAsia"/>
        </w:rPr>
        <w:t>结论</w:t>
      </w:r>
      <w:bookmarkEnd w:id="146"/>
    </w:p>
    <w:p w:rsidR="00EC0997" w:rsidRDefault="006117A3">
      <w:pPr>
        <w:pStyle w:val="a8"/>
        <w:ind w:firstLine="412"/>
      </w:pPr>
      <w:r>
        <w:rPr>
          <w:rFonts w:hint="eastAsia"/>
        </w:rPr>
        <w:t>本文在调研了国内外不同相册排版制作软件的功能和特点之余，充分考虑了大众对于照片排版处理软件的需求，设计了这样一个基于</w:t>
      </w:r>
      <w:r>
        <w:rPr>
          <w:rFonts w:hint="eastAsia"/>
        </w:rPr>
        <w:t>.NET</w:t>
      </w:r>
      <w:r>
        <w:rPr>
          <w:rFonts w:hint="eastAsia"/>
        </w:rPr>
        <w:t>架构的照片排版软件。</w:t>
      </w:r>
    </w:p>
    <w:p w:rsidR="00EC0997" w:rsidRDefault="006117A3">
      <w:pPr>
        <w:pStyle w:val="a8"/>
        <w:ind w:firstLine="412"/>
      </w:pPr>
      <w:r>
        <w:rPr>
          <w:rFonts w:hint="eastAsia"/>
        </w:rPr>
        <w:t>本文主要完成了以下工作：</w:t>
      </w:r>
    </w:p>
    <w:p w:rsidR="00EC0997" w:rsidRDefault="006117A3">
      <w:pPr>
        <w:pStyle w:val="a8"/>
        <w:ind w:firstLine="412"/>
      </w:pPr>
      <w:r>
        <w:rPr>
          <w:rFonts w:hint="eastAsia"/>
        </w:rPr>
        <w:t>1.</w:t>
      </w:r>
      <w:r>
        <w:rPr>
          <w:rFonts w:hint="eastAsia"/>
        </w:rPr>
        <w:t>首先，通过</w:t>
      </w:r>
      <w:r>
        <w:t>查询</w:t>
      </w:r>
      <w:r>
        <w:rPr>
          <w:rFonts w:hint="eastAsia"/>
        </w:rPr>
        <w:t>相关</w:t>
      </w:r>
      <w:r>
        <w:t>文献</w:t>
      </w:r>
      <w:r>
        <w:rPr>
          <w:rFonts w:hint="eastAsia"/>
        </w:rPr>
        <w:t>以及</w:t>
      </w:r>
      <w:r>
        <w:t>与摄影爱好者的沟通</w:t>
      </w:r>
      <w:r>
        <w:rPr>
          <w:rFonts w:hint="eastAsia"/>
        </w:rPr>
        <w:t>等方式搜集需求，使用软件工程的开发流程对需求进行分析，然后画出最初需求的用例图。</w:t>
      </w:r>
    </w:p>
    <w:p w:rsidR="00EC0997" w:rsidRDefault="006117A3">
      <w:pPr>
        <w:pStyle w:val="a8"/>
        <w:ind w:firstLine="412"/>
      </w:pPr>
      <w:r>
        <w:rPr>
          <w:rFonts w:hint="eastAsia"/>
        </w:rPr>
        <w:t>2.</w:t>
      </w:r>
      <w:r>
        <w:rPr>
          <w:rFonts w:hint="eastAsia"/>
        </w:rPr>
        <w:t>其次，进行了系统的概要设计，划分了各个模块。把整个系统划分为</w:t>
      </w:r>
      <w:r>
        <w:t>相册阅览</w:t>
      </w:r>
      <w:r>
        <w:rPr>
          <w:rFonts w:hint="eastAsia"/>
        </w:rPr>
        <w:t>和</w:t>
      </w:r>
      <w:r>
        <w:t>相册排版</w:t>
      </w:r>
      <w:r>
        <w:rPr>
          <w:rFonts w:hint="eastAsia"/>
        </w:rPr>
        <w:t>两个子系统，</w:t>
      </w:r>
      <w:r>
        <w:t>后</w:t>
      </w:r>
      <w:r>
        <w:rPr>
          <w:rFonts w:hint="eastAsia"/>
        </w:rPr>
        <w:t>者又由</w:t>
      </w:r>
      <w:r>
        <w:t>打开</w:t>
      </w:r>
      <w:r>
        <w:rPr>
          <w:rFonts w:hint="eastAsia"/>
        </w:rPr>
        <w:t>/</w:t>
      </w:r>
      <w:r>
        <w:rPr>
          <w:rFonts w:hint="eastAsia"/>
        </w:rPr>
        <w:t>添加</w:t>
      </w:r>
      <w:r>
        <w:t>图片、</w:t>
      </w:r>
      <w:r>
        <w:rPr>
          <w:rFonts w:hint="eastAsia"/>
        </w:rPr>
        <w:t>照片夹</w:t>
      </w:r>
      <w:r>
        <w:t>、批量更改模版、编辑、导出相册</w:t>
      </w:r>
      <w:r>
        <w:rPr>
          <w:rFonts w:hint="eastAsia"/>
        </w:rPr>
        <w:t>五个模块组成</w:t>
      </w:r>
      <w:r>
        <w:t>，</w:t>
      </w:r>
    </w:p>
    <w:p w:rsidR="00EC0997" w:rsidRDefault="006117A3">
      <w:pPr>
        <w:pStyle w:val="a8"/>
        <w:ind w:firstLine="412"/>
      </w:pPr>
      <w:r>
        <w:rPr>
          <w:rFonts w:hint="eastAsia"/>
        </w:rPr>
        <w:t>3.</w:t>
      </w:r>
      <w:r>
        <w:rPr>
          <w:rFonts w:hint="eastAsia"/>
        </w:rPr>
        <w:t>然后，对各个模块进行了详细设计，画出了各个模块的时序图。同时在设计各个模块的过程中要记得考虑系统的功能性</w:t>
      </w:r>
      <w:r>
        <w:t>与非功能性</w:t>
      </w:r>
      <w:r>
        <w:rPr>
          <w:rFonts w:hint="eastAsia"/>
        </w:rPr>
        <w:t>需求。</w:t>
      </w:r>
    </w:p>
    <w:p w:rsidR="00EC0997" w:rsidRDefault="006117A3">
      <w:pPr>
        <w:pStyle w:val="a8"/>
        <w:ind w:firstLine="412"/>
      </w:pPr>
      <w:r>
        <w:t>4</w:t>
      </w:r>
      <w:r>
        <w:rPr>
          <w:rFonts w:hint="eastAsia"/>
        </w:rPr>
        <w:t>.</w:t>
      </w:r>
      <w:r>
        <w:rPr>
          <w:rFonts w:hint="eastAsia"/>
        </w:rPr>
        <w:t>之后，对</w:t>
      </w:r>
      <w:r>
        <w:t>软件</w:t>
      </w:r>
      <w:r>
        <w:rPr>
          <w:rFonts w:hint="eastAsia"/>
        </w:rPr>
        <w:t>的用户界面</w:t>
      </w:r>
      <w:r>
        <w:t>进行设计与实现，对</w:t>
      </w:r>
      <w:r>
        <w:rPr>
          <w:rFonts w:hint="eastAsia"/>
        </w:rPr>
        <w:t>各个模块进行了代码的编写</w:t>
      </w:r>
      <w:r>
        <w:t>。</w:t>
      </w:r>
    </w:p>
    <w:p w:rsidR="00EC0997" w:rsidRDefault="006117A3">
      <w:pPr>
        <w:pStyle w:val="a8"/>
        <w:ind w:firstLine="412"/>
      </w:pPr>
      <w:r>
        <w:t>5.</w:t>
      </w:r>
      <w:r>
        <w:rPr>
          <w:rFonts w:hint="eastAsia"/>
        </w:rPr>
        <w:t>最后，进行系统方面的功能测试，</w:t>
      </w:r>
      <w:r>
        <w:t>通过黑盒测试中的场景法</w:t>
      </w:r>
      <w:r>
        <w:rPr>
          <w:rFonts w:hint="eastAsia"/>
        </w:rPr>
        <w:t>来实现，针</w:t>
      </w:r>
      <w:r>
        <w:t>对发现的问题进行修改</w:t>
      </w:r>
      <w:r>
        <w:rPr>
          <w:rFonts w:hint="eastAsia"/>
        </w:rPr>
        <w:t>，然后进行</w:t>
      </w:r>
      <w:r>
        <w:t>重复测验，最终完成了</w:t>
      </w:r>
      <w:r>
        <w:rPr>
          <w:rFonts w:hint="eastAsia"/>
        </w:rPr>
        <w:t>照片排版处理程序</w:t>
      </w:r>
      <w:r>
        <w:t>的设计</w:t>
      </w:r>
      <w:r>
        <w:rPr>
          <w:rFonts w:hint="eastAsia"/>
        </w:rPr>
        <w:t>与开发</w:t>
      </w:r>
      <w:r>
        <w:t>。</w:t>
      </w:r>
    </w:p>
    <w:p w:rsidR="00EC0997" w:rsidRDefault="00EC0997">
      <w:pPr>
        <w:pStyle w:val="a0"/>
      </w:pPr>
    </w:p>
    <w:p w:rsidR="00EC0997" w:rsidRDefault="006117A3">
      <w:pPr>
        <w:pStyle w:val="2"/>
      </w:pPr>
      <w:bookmarkStart w:id="147" w:name="_Toc13632"/>
      <w:r>
        <w:t>7</w:t>
      </w:r>
      <w:r>
        <w:rPr>
          <w:rFonts w:hint="eastAsia"/>
        </w:rPr>
        <w:t xml:space="preserve">.2 </w:t>
      </w:r>
      <w:r>
        <w:rPr>
          <w:rFonts w:hint="eastAsia"/>
        </w:rPr>
        <w:t>计划与展望</w:t>
      </w:r>
      <w:bookmarkEnd w:id="147"/>
    </w:p>
    <w:p w:rsidR="00EC0997" w:rsidRDefault="006117A3">
      <w:pPr>
        <w:pStyle w:val="a8"/>
        <w:ind w:firstLine="412"/>
      </w:pPr>
      <w:r>
        <w:rPr>
          <w:rFonts w:hint="eastAsia"/>
        </w:rPr>
        <w:t>该照片排版处理</w:t>
      </w:r>
      <w:r>
        <w:t>软件</w:t>
      </w:r>
      <w:r>
        <w:rPr>
          <w:rFonts w:hint="eastAsia"/>
        </w:rPr>
        <w:t>能够</w:t>
      </w:r>
      <w:r>
        <w:t>满足</w:t>
      </w:r>
      <w:r>
        <w:rPr>
          <w:rFonts w:hint="eastAsia"/>
        </w:rPr>
        <w:t>很</w:t>
      </w:r>
      <w:r>
        <w:t>大</w:t>
      </w:r>
      <w:r>
        <w:rPr>
          <w:rFonts w:hint="eastAsia"/>
        </w:rPr>
        <w:t>一</w:t>
      </w:r>
      <w:r>
        <w:t>部分摄影爱好者对于相册的排版与制作的需求，提供了</w:t>
      </w:r>
      <w:r>
        <w:rPr>
          <w:rFonts w:hint="eastAsia"/>
        </w:rPr>
        <w:t>一套操作简洁、性能良好的相册排版制作方式。</w:t>
      </w:r>
    </w:p>
    <w:p w:rsidR="00EC0997" w:rsidRDefault="006117A3">
      <w:pPr>
        <w:pStyle w:val="a8"/>
        <w:ind w:firstLine="412"/>
      </w:pPr>
      <w:r>
        <w:t>但本软件目前只支持</w:t>
      </w:r>
      <w:r>
        <w:rPr>
          <w:rFonts w:hint="eastAsia"/>
        </w:rPr>
        <w:t>Windows</w:t>
      </w:r>
      <w:r>
        <w:rPr>
          <w:rFonts w:hint="eastAsia"/>
        </w:rPr>
        <w:t>平台</w:t>
      </w:r>
      <w:r>
        <w:t>，且制作的相册</w:t>
      </w:r>
      <w:r>
        <w:rPr>
          <w:rFonts w:hint="eastAsia"/>
        </w:rPr>
        <w:t>都是</w:t>
      </w:r>
      <w:r>
        <w:t>静态</w:t>
      </w:r>
      <w:r>
        <w:rPr>
          <w:rFonts w:hint="eastAsia"/>
        </w:rPr>
        <w:t>图片</w:t>
      </w:r>
      <w:r>
        <w:t>。在未来的开发中，本软件还可以进行进一步的拓展，</w:t>
      </w:r>
      <w:r>
        <w:rPr>
          <w:rFonts w:hint="eastAsia"/>
        </w:rPr>
        <w:t>例如</w:t>
      </w:r>
      <w:r>
        <w:t>支持跨平台的运行，以及动态</w:t>
      </w:r>
      <w:r>
        <w:rPr>
          <w:rFonts w:hint="eastAsia"/>
        </w:rPr>
        <w:t>视频</w:t>
      </w:r>
      <w:r>
        <w:t>相册的制作</w:t>
      </w:r>
      <w:r>
        <w:rPr>
          <w:rFonts w:hint="eastAsia"/>
        </w:rPr>
        <w:t>。也可以</w:t>
      </w:r>
      <w:r>
        <w:t>添加</w:t>
      </w:r>
      <w:r>
        <w:rPr>
          <w:rFonts w:hint="eastAsia"/>
        </w:rPr>
        <w:t>接口</w:t>
      </w:r>
      <w:r>
        <w:t>，</w:t>
      </w:r>
      <w:r>
        <w:rPr>
          <w:rFonts w:hint="eastAsia"/>
        </w:rPr>
        <w:t>像</w:t>
      </w:r>
      <w:r>
        <w:rPr>
          <w:rFonts w:hint="eastAsia"/>
        </w:rPr>
        <w:t>Web</w:t>
      </w:r>
      <w:r>
        <w:rPr>
          <w:rFonts w:hint="eastAsia"/>
        </w:rPr>
        <w:t>开发中经常使用的那样，</w:t>
      </w:r>
      <w:r>
        <w:t>使用户</w:t>
      </w:r>
      <w:r>
        <w:rPr>
          <w:rFonts w:hint="eastAsia"/>
        </w:rPr>
        <w:t>能够</w:t>
      </w:r>
      <w:r>
        <w:t>直接将制作好的相册分享到邮箱、社交网站、</w:t>
      </w:r>
      <w:r>
        <w:rPr>
          <w:rFonts w:hint="eastAsia"/>
        </w:rPr>
        <w:t>或</w:t>
      </w:r>
      <w:r>
        <w:t>聊天工具</w:t>
      </w:r>
      <w:r>
        <w:rPr>
          <w:rFonts w:hint="eastAsia"/>
        </w:rPr>
        <w:t>当中</w:t>
      </w:r>
      <w:r>
        <w:t>，</w:t>
      </w:r>
      <w:r>
        <w:rPr>
          <w:rFonts w:hint="eastAsia"/>
        </w:rPr>
        <w:t>带来更为便捷的额外功能使用方式。</w:t>
      </w:r>
    </w:p>
    <w:p w:rsidR="00EC0997" w:rsidRDefault="00EC0997">
      <w:pPr>
        <w:pStyle w:val="a8"/>
        <w:ind w:firstLine="420"/>
      </w:pPr>
    </w:p>
    <w:p w:rsidR="00EC0997" w:rsidRDefault="006117A3">
      <w:pPr>
        <w:pStyle w:val="a8"/>
      </w:pPr>
      <w:r>
        <w:br w:type="page"/>
      </w:r>
    </w:p>
    <w:p w:rsidR="00EC0997" w:rsidRDefault="006117A3">
      <w:pPr>
        <w:pStyle w:val="1"/>
        <w:numPr>
          <w:ilvl w:val="0"/>
          <w:numId w:val="0"/>
        </w:numPr>
        <w:ind w:left="428"/>
      </w:pPr>
      <w:bookmarkStart w:id="148" w:name="_Toc27425"/>
      <w:r>
        <w:rPr>
          <w:rFonts w:hint="eastAsia"/>
        </w:rPr>
        <w:lastRenderedPageBreak/>
        <w:t>参考文献</w:t>
      </w:r>
      <w:bookmarkEnd w:id="148"/>
    </w:p>
    <w:p w:rsidR="00EC0997" w:rsidRDefault="00EC0997">
      <w:pPr>
        <w:adjustRightInd/>
        <w:spacing w:line="360" w:lineRule="atLeast"/>
        <w:jc w:val="left"/>
        <w:textAlignment w:val="auto"/>
      </w:pPr>
    </w:p>
    <w:p w:rsidR="00EC0997" w:rsidRDefault="006117A3">
      <w:pPr>
        <w:adjustRightInd/>
        <w:spacing w:line="360" w:lineRule="atLeast"/>
        <w:jc w:val="left"/>
        <w:textAlignment w:val="auto"/>
      </w:pPr>
      <w:r>
        <w:rPr>
          <w:rFonts w:hint="eastAsia"/>
        </w:rPr>
        <w:t>[1]</w:t>
      </w:r>
      <w:proofErr w:type="gramStart"/>
      <w:r>
        <w:rPr>
          <w:rFonts w:hint="eastAsia"/>
        </w:rPr>
        <w:t>戈俊升</w:t>
      </w:r>
      <w:proofErr w:type="gramEnd"/>
      <w:r>
        <w:rPr>
          <w:rFonts w:hint="eastAsia"/>
        </w:rPr>
        <w:t>.</w:t>
      </w:r>
      <w:r>
        <w:rPr>
          <w:rFonts w:hint="eastAsia"/>
        </w:rPr>
        <w:t>浅谈摄影艺术在群众文化中的普及性研究</w:t>
      </w:r>
      <w:r>
        <w:rPr>
          <w:rFonts w:hint="eastAsia"/>
        </w:rPr>
        <w:t>[J].</w:t>
      </w:r>
      <w:r>
        <w:rPr>
          <w:rFonts w:hint="eastAsia"/>
        </w:rPr>
        <w:t>艺术评鉴</w:t>
      </w:r>
      <w:r>
        <w:rPr>
          <w:rFonts w:hint="eastAsia"/>
        </w:rPr>
        <w:t>,2019(12):186-188.</w:t>
      </w:r>
    </w:p>
    <w:p w:rsidR="00EC0997" w:rsidRDefault="006117A3">
      <w:pPr>
        <w:adjustRightInd/>
        <w:spacing w:line="360" w:lineRule="atLeast"/>
        <w:jc w:val="left"/>
        <w:textAlignment w:val="auto"/>
      </w:pPr>
      <w:r>
        <w:rPr>
          <w:rFonts w:hint="eastAsia"/>
        </w:rPr>
        <w:t>[2]</w:t>
      </w:r>
      <w:r>
        <w:rPr>
          <w:rFonts w:hint="eastAsia"/>
        </w:rPr>
        <w:t>燕丽红</w:t>
      </w:r>
      <w:r>
        <w:rPr>
          <w:rFonts w:hint="eastAsia"/>
        </w:rPr>
        <w:t>,</w:t>
      </w:r>
      <w:r>
        <w:rPr>
          <w:rFonts w:hint="eastAsia"/>
        </w:rPr>
        <w:t>林志雄</w:t>
      </w:r>
      <w:r>
        <w:rPr>
          <w:rFonts w:hint="eastAsia"/>
        </w:rPr>
        <w:t>,</w:t>
      </w:r>
      <w:r>
        <w:rPr>
          <w:rFonts w:hint="eastAsia"/>
        </w:rPr>
        <w:t>杨星</w:t>
      </w:r>
      <w:r>
        <w:rPr>
          <w:rFonts w:hint="eastAsia"/>
        </w:rPr>
        <w:t>.</w:t>
      </w:r>
      <w:r>
        <w:rPr>
          <w:rFonts w:hint="eastAsia"/>
        </w:rPr>
        <w:t>基于</w:t>
      </w:r>
      <w:r>
        <w:rPr>
          <w:rFonts w:hint="eastAsia"/>
        </w:rPr>
        <w:t>Windows 7</w:t>
      </w:r>
      <w:r>
        <w:rPr>
          <w:rFonts w:hint="eastAsia"/>
        </w:rPr>
        <w:t>操作系统和</w:t>
      </w:r>
      <w:r>
        <w:rPr>
          <w:rFonts w:hint="eastAsia"/>
        </w:rPr>
        <w:t>Qt</w:t>
      </w:r>
      <w:r>
        <w:rPr>
          <w:rFonts w:hint="eastAsia"/>
        </w:rPr>
        <w:t>技术的电子相册设计</w:t>
      </w:r>
      <w:r>
        <w:rPr>
          <w:rFonts w:hint="eastAsia"/>
        </w:rPr>
        <w:t>[J].</w:t>
      </w:r>
      <w:r>
        <w:rPr>
          <w:rFonts w:hint="eastAsia"/>
        </w:rPr>
        <w:t>现代电子技术</w:t>
      </w:r>
      <w:r>
        <w:rPr>
          <w:rFonts w:hint="eastAsia"/>
        </w:rPr>
        <w:t>,2014,37(08):30-31+34.</w:t>
      </w:r>
    </w:p>
    <w:p w:rsidR="00EC0997" w:rsidRDefault="006117A3">
      <w:pPr>
        <w:adjustRightInd/>
        <w:spacing w:line="360" w:lineRule="atLeast"/>
        <w:jc w:val="left"/>
        <w:textAlignment w:val="auto"/>
      </w:pPr>
      <w:r>
        <w:rPr>
          <w:rFonts w:hint="eastAsia"/>
        </w:rPr>
        <w:t>[3]</w:t>
      </w:r>
      <w:r>
        <w:rPr>
          <w:rFonts w:hint="eastAsia"/>
        </w:rPr>
        <w:t>方玉燕</w:t>
      </w:r>
      <w:r>
        <w:rPr>
          <w:rFonts w:hint="eastAsia"/>
        </w:rPr>
        <w:t>.</w:t>
      </w:r>
      <w:r>
        <w:rPr>
          <w:rFonts w:hint="eastAsia"/>
        </w:rPr>
        <w:t>基于</w:t>
      </w:r>
      <w:r>
        <w:rPr>
          <w:rFonts w:hint="eastAsia"/>
        </w:rPr>
        <w:t>C#</w:t>
      </w:r>
      <w:r>
        <w:rPr>
          <w:rFonts w:hint="eastAsia"/>
        </w:rPr>
        <w:t>语言不同设计模式的图片存储与显示</w:t>
      </w:r>
      <w:r>
        <w:rPr>
          <w:rFonts w:hint="eastAsia"/>
        </w:rPr>
        <w:t>[J].</w:t>
      </w:r>
      <w:r>
        <w:rPr>
          <w:rFonts w:hint="eastAsia"/>
        </w:rPr>
        <w:t>电脑开发与应用</w:t>
      </w:r>
      <w:r>
        <w:rPr>
          <w:rFonts w:hint="eastAsia"/>
        </w:rPr>
        <w:t>,2010,23(05):21-23.</w:t>
      </w:r>
    </w:p>
    <w:p w:rsidR="00EC0997" w:rsidRDefault="006117A3">
      <w:pPr>
        <w:adjustRightInd/>
        <w:spacing w:line="360" w:lineRule="atLeast"/>
        <w:jc w:val="left"/>
        <w:textAlignment w:val="auto"/>
      </w:pPr>
      <w:r>
        <w:rPr>
          <w:rFonts w:hint="eastAsia"/>
        </w:rPr>
        <w:t xml:space="preserve">[4] </w:t>
      </w:r>
      <w:r>
        <w:rPr>
          <w:rFonts w:hint="eastAsia"/>
        </w:rPr>
        <w:t>朱卫新</w:t>
      </w:r>
      <w:r>
        <w:rPr>
          <w:rFonts w:hint="eastAsia"/>
        </w:rPr>
        <w:t>.Visual C#.NET</w:t>
      </w:r>
      <w:r>
        <w:rPr>
          <w:rFonts w:hint="eastAsia"/>
        </w:rPr>
        <w:t>中应用</w:t>
      </w:r>
      <w:r>
        <w:rPr>
          <w:rFonts w:hint="eastAsia"/>
        </w:rPr>
        <w:t>GDI+</w:t>
      </w:r>
      <w:r>
        <w:rPr>
          <w:rFonts w:hint="eastAsia"/>
        </w:rPr>
        <w:t>动态创建可移动、拖拽等修改其属性的图形</w:t>
      </w:r>
      <w:r>
        <w:rPr>
          <w:rFonts w:hint="eastAsia"/>
        </w:rPr>
        <w:t>[J].</w:t>
      </w:r>
      <w:r>
        <w:rPr>
          <w:rFonts w:hint="eastAsia"/>
        </w:rPr>
        <w:t>电脑编程技巧与维护</w:t>
      </w:r>
      <w:r>
        <w:rPr>
          <w:rFonts w:hint="eastAsia"/>
        </w:rPr>
        <w:t>,2011(19):60-63.</w:t>
      </w:r>
    </w:p>
    <w:p w:rsidR="00EC0997" w:rsidRDefault="006117A3">
      <w:pPr>
        <w:adjustRightInd/>
        <w:spacing w:line="360" w:lineRule="atLeast"/>
        <w:jc w:val="left"/>
        <w:textAlignment w:val="auto"/>
      </w:pPr>
      <w:r>
        <w:rPr>
          <w:rFonts w:hint="eastAsia"/>
        </w:rPr>
        <w:t>[5]Matthew MacDonald. User Interfaces in C#: Windows Forms and Custom Controls[M]</w:t>
      </w:r>
      <w:r>
        <w:rPr>
          <w:rFonts w:hint="eastAsia"/>
        </w:rPr>
        <w:t>．</w:t>
      </w:r>
      <w:r>
        <w:rPr>
          <w:rFonts w:hint="eastAsia"/>
        </w:rPr>
        <w:t>Apress</w:t>
      </w:r>
      <w:proofErr w:type="gramStart"/>
      <w:r>
        <w:rPr>
          <w:rFonts w:hint="eastAsia"/>
        </w:rPr>
        <w:t>:2002</w:t>
      </w:r>
      <w:proofErr w:type="gramEnd"/>
      <w:r>
        <w:rPr>
          <w:rFonts w:hint="eastAsia"/>
        </w:rPr>
        <w:t>.</w:t>
      </w:r>
    </w:p>
    <w:p w:rsidR="00EC0997" w:rsidRDefault="006117A3">
      <w:pPr>
        <w:adjustRightInd/>
        <w:spacing w:line="360" w:lineRule="atLeast"/>
        <w:jc w:val="left"/>
        <w:textAlignment w:val="auto"/>
      </w:pPr>
      <w:r>
        <w:rPr>
          <w:rFonts w:hint="eastAsia"/>
        </w:rPr>
        <w:t>[6]Visual C#.NET</w:t>
      </w:r>
      <w:r>
        <w:rPr>
          <w:rFonts w:hint="eastAsia"/>
        </w:rPr>
        <w:t>程序设计</w:t>
      </w:r>
      <w:r>
        <w:rPr>
          <w:rFonts w:hint="eastAsia"/>
        </w:rPr>
        <w:t xml:space="preserve">[M]. </w:t>
      </w:r>
      <w:r>
        <w:rPr>
          <w:rFonts w:hint="eastAsia"/>
        </w:rPr>
        <w:t>北方交通大学出版社，李兰友</w:t>
      </w:r>
      <w:r>
        <w:rPr>
          <w:rFonts w:hint="eastAsia"/>
        </w:rPr>
        <w:t>,2004</w:t>
      </w:r>
    </w:p>
    <w:p w:rsidR="00EC0997" w:rsidRDefault="006117A3">
      <w:pPr>
        <w:adjustRightInd/>
        <w:spacing w:line="360" w:lineRule="atLeast"/>
        <w:jc w:val="left"/>
        <w:textAlignment w:val="auto"/>
      </w:pPr>
      <w:r>
        <w:rPr>
          <w:rFonts w:hint="eastAsia"/>
        </w:rPr>
        <w:t>[7]</w:t>
      </w:r>
      <w:r>
        <w:rPr>
          <w:rFonts w:hint="eastAsia"/>
        </w:rPr>
        <w:t>周方晓</w:t>
      </w:r>
      <w:r>
        <w:rPr>
          <w:rFonts w:hint="eastAsia"/>
        </w:rPr>
        <w:t>,</w:t>
      </w:r>
      <w:r>
        <w:rPr>
          <w:rFonts w:hint="eastAsia"/>
        </w:rPr>
        <w:t>李昌华</w:t>
      </w:r>
      <w:r>
        <w:rPr>
          <w:rFonts w:hint="eastAsia"/>
        </w:rPr>
        <w:t>,</w:t>
      </w:r>
      <w:r>
        <w:rPr>
          <w:rFonts w:hint="eastAsia"/>
        </w:rPr>
        <w:t>丁有军</w:t>
      </w:r>
      <w:r>
        <w:rPr>
          <w:rFonts w:hint="eastAsia"/>
        </w:rPr>
        <w:t>.</w:t>
      </w:r>
      <w:r>
        <w:rPr>
          <w:rFonts w:hint="eastAsia"/>
        </w:rPr>
        <w:t>用</w:t>
      </w:r>
      <w:r>
        <w:rPr>
          <w:rFonts w:hint="eastAsia"/>
        </w:rPr>
        <w:t>GDI+</w:t>
      </w:r>
      <w:r>
        <w:rPr>
          <w:rFonts w:hint="eastAsia"/>
        </w:rPr>
        <w:t>和面向对象设计方法构建交互式图形平台</w:t>
      </w:r>
      <w:r>
        <w:rPr>
          <w:rFonts w:hint="eastAsia"/>
        </w:rPr>
        <w:t>[J].</w:t>
      </w:r>
      <w:r>
        <w:rPr>
          <w:rFonts w:hint="eastAsia"/>
        </w:rPr>
        <w:t>微电子学与计算机</w:t>
      </w:r>
      <w:r>
        <w:rPr>
          <w:rFonts w:hint="eastAsia"/>
        </w:rPr>
        <w:t>,2010,27(10):165-169.</w:t>
      </w:r>
    </w:p>
    <w:p w:rsidR="00EC0997" w:rsidRDefault="006117A3">
      <w:pPr>
        <w:adjustRightInd/>
        <w:spacing w:line="360" w:lineRule="atLeast"/>
        <w:jc w:val="left"/>
        <w:textAlignment w:val="auto"/>
      </w:pPr>
      <w:r>
        <w:rPr>
          <w:rFonts w:hint="eastAsia"/>
        </w:rPr>
        <w:t>[8]Antonio L. Carrillo</w:t>
      </w:r>
      <w:proofErr w:type="gramStart"/>
      <w:r>
        <w:rPr>
          <w:rFonts w:hint="eastAsia"/>
        </w:rPr>
        <w:t>,Juan</w:t>
      </w:r>
      <w:proofErr w:type="gramEnd"/>
      <w:r>
        <w:rPr>
          <w:rFonts w:hint="eastAsia"/>
        </w:rPr>
        <w:t xml:space="preserve"> A. Falgueras. GDI as an Alternative Guiding Interaction Style for Occasional </w:t>
      </w:r>
      <w:proofErr w:type="gramStart"/>
      <w:r>
        <w:rPr>
          <w:rFonts w:hint="eastAsia"/>
        </w:rPr>
        <w:t>Users[</w:t>
      </w:r>
      <w:proofErr w:type="gramEnd"/>
      <w:r>
        <w:rPr>
          <w:rFonts w:hint="eastAsia"/>
        </w:rPr>
        <w:t>M].Springer International Publishing:2019-08-23.</w:t>
      </w:r>
    </w:p>
    <w:p w:rsidR="00EC0997" w:rsidRDefault="006117A3">
      <w:pPr>
        <w:adjustRightInd/>
        <w:spacing w:line="360" w:lineRule="atLeast"/>
        <w:jc w:val="left"/>
        <w:textAlignment w:val="auto"/>
      </w:pPr>
      <w:r>
        <w:rPr>
          <w:rFonts w:hint="eastAsia"/>
        </w:rPr>
        <w:t>[9]</w:t>
      </w:r>
      <w:proofErr w:type="gramStart"/>
      <w:r>
        <w:rPr>
          <w:rFonts w:hint="eastAsia"/>
        </w:rPr>
        <w:t>赵铭玲</w:t>
      </w:r>
      <w:proofErr w:type="gramEnd"/>
      <w:r>
        <w:rPr>
          <w:rFonts w:hint="eastAsia"/>
        </w:rPr>
        <w:t>.</w:t>
      </w:r>
      <w:r>
        <w:rPr>
          <w:rFonts w:hint="eastAsia"/>
        </w:rPr>
        <w:t>利用</w:t>
      </w:r>
      <w:r>
        <w:rPr>
          <w:rFonts w:hint="eastAsia"/>
        </w:rPr>
        <w:t>Visual Basic.NET2005</w:t>
      </w:r>
      <w:r>
        <w:rPr>
          <w:rFonts w:hint="eastAsia"/>
        </w:rPr>
        <w:t>制作电子相册</w:t>
      </w:r>
      <w:r>
        <w:rPr>
          <w:rFonts w:hint="eastAsia"/>
        </w:rPr>
        <w:t>[J].</w:t>
      </w:r>
      <w:r>
        <w:rPr>
          <w:rFonts w:hint="eastAsia"/>
        </w:rPr>
        <w:t>电脑知识与技术</w:t>
      </w:r>
      <w:r>
        <w:rPr>
          <w:rFonts w:hint="eastAsia"/>
        </w:rPr>
        <w:t>,2009,5(24):6762-6764.</w:t>
      </w:r>
    </w:p>
    <w:p w:rsidR="00EC0997" w:rsidRDefault="006117A3">
      <w:pPr>
        <w:adjustRightInd/>
        <w:spacing w:line="360" w:lineRule="atLeast"/>
        <w:jc w:val="left"/>
        <w:textAlignment w:val="auto"/>
      </w:pPr>
      <w:r>
        <w:rPr>
          <w:rFonts w:hint="eastAsia"/>
        </w:rPr>
        <w:t>[10]</w:t>
      </w:r>
      <w:proofErr w:type="gramStart"/>
      <w:r>
        <w:rPr>
          <w:rFonts w:hint="eastAsia"/>
        </w:rPr>
        <w:t>张汉萍</w:t>
      </w:r>
      <w:proofErr w:type="gramEnd"/>
      <w:r>
        <w:rPr>
          <w:rFonts w:hint="eastAsia"/>
        </w:rPr>
        <w:t>.NET</w:t>
      </w:r>
      <w:r>
        <w:rPr>
          <w:rFonts w:hint="eastAsia"/>
        </w:rPr>
        <w:t>编程</w:t>
      </w:r>
      <w:proofErr w:type="gramStart"/>
      <w:r>
        <w:rPr>
          <w:rFonts w:hint="eastAsia"/>
        </w:rPr>
        <w:t>中图片</w:t>
      </w:r>
      <w:proofErr w:type="gramEnd"/>
      <w:r>
        <w:rPr>
          <w:rFonts w:hint="eastAsia"/>
        </w:rPr>
        <w:t>处理方法</w:t>
      </w:r>
      <w:r>
        <w:rPr>
          <w:rFonts w:hint="eastAsia"/>
        </w:rPr>
        <w:t>[J].</w:t>
      </w:r>
      <w:r>
        <w:rPr>
          <w:rFonts w:hint="eastAsia"/>
        </w:rPr>
        <w:t>科学大众</w:t>
      </w:r>
      <w:r>
        <w:rPr>
          <w:rFonts w:hint="eastAsia"/>
        </w:rPr>
        <w:t>(</w:t>
      </w:r>
      <w:r>
        <w:rPr>
          <w:rFonts w:hint="eastAsia"/>
        </w:rPr>
        <w:t>科学教育</w:t>
      </w:r>
      <w:r>
        <w:rPr>
          <w:rFonts w:hint="eastAsia"/>
        </w:rPr>
        <w:t>),2011(10):174-175.</w:t>
      </w:r>
    </w:p>
    <w:p w:rsidR="00EC0997" w:rsidRDefault="006117A3">
      <w:pPr>
        <w:adjustRightInd/>
        <w:spacing w:line="360" w:lineRule="atLeast"/>
        <w:jc w:val="left"/>
        <w:textAlignment w:val="auto"/>
      </w:pPr>
      <w:r>
        <w:rPr>
          <w:rFonts w:hint="eastAsia"/>
        </w:rPr>
        <w:t>[11]</w:t>
      </w:r>
      <w:r>
        <w:rPr>
          <w:rFonts w:hint="eastAsia"/>
        </w:rPr>
        <w:t>明日科技．</w:t>
      </w:r>
      <w:r>
        <w:rPr>
          <w:rFonts w:hint="eastAsia"/>
        </w:rPr>
        <w:t>C#</w:t>
      </w:r>
      <w:r>
        <w:rPr>
          <w:rFonts w:hint="eastAsia"/>
        </w:rPr>
        <w:t>从入门到精通</w:t>
      </w:r>
      <w:r>
        <w:rPr>
          <w:rFonts w:hint="eastAsia"/>
        </w:rPr>
        <w:t>[M].</w:t>
      </w:r>
      <w:r>
        <w:rPr>
          <w:rFonts w:hint="eastAsia"/>
        </w:rPr>
        <w:t>北京：北京大学出版社，</w:t>
      </w:r>
      <w:r>
        <w:rPr>
          <w:rFonts w:hint="eastAsia"/>
        </w:rPr>
        <w:t>2017</w:t>
      </w:r>
    </w:p>
    <w:p w:rsidR="00EC0997" w:rsidRDefault="006117A3">
      <w:pPr>
        <w:adjustRightInd/>
        <w:spacing w:line="360" w:lineRule="exact"/>
        <w:textAlignment w:val="auto"/>
      </w:pPr>
      <w:r>
        <w:br w:type="page"/>
      </w:r>
      <w:r>
        <w:lastRenderedPageBreak/>
        <w:t>.</w:t>
      </w:r>
    </w:p>
    <w:p w:rsidR="00EC0997" w:rsidRDefault="006117A3">
      <w:pPr>
        <w:pStyle w:val="1"/>
        <w:numPr>
          <w:ilvl w:val="0"/>
          <w:numId w:val="0"/>
        </w:numPr>
        <w:ind w:left="428"/>
      </w:pPr>
      <w:bookmarkStart w:id="149" w:name="_Toc846"/>
      <w:r>
        <w:rPr>
          <w:rFonts w:hint="eastAsia"/>
        </w:rPr>
        <w:t>谢</w:t>
      </w:r>
      <w:r>
        <w:rPr>
          <w:rFonts w:hint="eastAsia"/>
        </w:rPr>
        <w:t xml:space="preserve"> </w:t>
      </w:r>
      <w:r>
        <w:rPr>
          <w:rFonts w:hint="eastAsia"/>
        </w:rPr>
        <w:t>辞</w:t>
      </w:r>
      <w:bookmarkEnd w:id="149"/>
    </w:p>
    <w:p w:rsidR="00EC0997" w:rsidRDefault="006117A3">
      <w:pPr>
        <w:pStyle w:val="a8"/>
        <w:ind w:firstLine="420"/>
      </w:pPr>
      <w:r>
        <w:rPr>
          <w:rFonts w:hint="eastAsia"/>
        </w:rPr>
        <w:t>文末搁笔，心绪繁杂，日月如梭，数载倏忽，回顾此间岁月，得失参半。求索之路并非一番坦途，书生意气消磨，我也难免沦为碌碌之人，承蒙师友亲人不弃，数载相伴。如今拙文已成，留有诸多感慨，遂于此</w:t>
      </w:r>
      <w:proofErr w:type="gramStart"/>
      <w:r>
        <w:rPr>
          <w:rFonts w:hint="eastAsia"/>
        </w:rPr>
        <w:t>纾</w:t>
      </w:r>
      <w:proofErr w:type="gramEnd"/>
      <w:r>
        <w:rPr>
          <w:rFonts w:hint="eastAsia"/>
        </w:rPr>
        <w:t>解情谊，谨致谢意。</w:t>
      </w:r>
    </w:p>
    <w:p w:rsidR="00EC0997" w:rsidRDefault="006117A3">
      <w:pPr>
        <w:pStyle w:val="a8"/>
        <w:ind w:firstLine="420"/>
      </w:pPr>
      <w:r>
        <w:rPr>
          <w:rFonts w:hint="eastAsia"/>
        </w:rPr>
        <w:t>导师张晨曦治学严谨，毕设、论文之事多有劳烦，虽事务繁忙，亦不厌其繁琐。感念其诲人不倦，尽职尽责，仰止之情，溢于言表。</w:t>
      </w:r>
    </w:p>
    <w:p w:rsidR="00EC0997" w:rsidRDefault="006117A3">
      <w:pPr>
        <w:pStyle w:val="a8"/>
        <w:ind w:firstLine="420"/>
      </w:pPr>
      <w:r>
        <w:rPr>
          <w:rFonts w:hint="eastAsia"/>
        </w:rPr>
        <w:t>吾</w:t>
      </w:r>
      <w:proofErr w:type="gramStart"/>
      <w:r>
        <w:rPr>
          <w:rFonts w:hint="eastAsia"/>
        </w:rPr>
        <w:t>之</w:t>
      </w:r>
      <w:proofErr w:type="gramEnd"/>
      <w:r>
        <w:rPr>
          <w:rFonts w:hint="eastAsia"/>
        </w:rPr>
        <w:t>所幸，求学多年，所遇各位老师，皆可称得上品行方正，待人温文，每每求教之，皆不吝赐教，凡此诸多教诲，永留心间，必不敢忘；吾</w:t>
      </w:r>
      <w:proofErr w:type="gramStart"/>
      <w:r>
        <w:rPr>
          <w:rFonts w:hint="eastAsia"/>
        </w:rPr>
        <w:t>之</w:t>
      </w:r>
      <w:proofErr w:type="gramEnd"/>
      <w:r>
        <w:rPr>
          <w:rFonts w:hint="eastAsia"/>
        </w:rPr>
        <w:t>所幸，求学多年，所遇各位同窗好友，亦心智纯然，交游</w:t>
      </w:r>
      <w:proofErr w:type="gramStart"/>
      <w:r>
        <w:rPr>
          <w:rFonts w:hint="eastAsia"/>
        </w:rPr>
        <w:t>之间淡</w:t>
      </w:r>
      <w:proofErr w:type="gramEnd"/>
      <w:r>
        <w:rPr>
          <w:rFonts w:hint="eastAsia"/>
        </w:rPr>
        <w:t>如君子，不染市侩，不沾铜臭，惟真与诚二字也。</w:t>
      </w:r>
    </w:p>
    <w:p w:rsidR="00EC0997" w:rsidRDefault="006117A3">
      <w:pPr>
        <w:pStyle w:val="a8"/>
        <w:ind w:firstLine="420"/>
      </w:pPr>
      <w:r>
        <w:rPr>
          <w:rFonts w:hint="eastAsia"/>
        </w:rPr>
        <w:t>同济，同心同德同舟楫，济人济事济天下，所闻所见，颇有侠义君子之风。春和夏荫，樱花如簇，漫步校园，亦别有一番趣味。能求学于此，我深感荣幸。</w:t>
      </w:r>
    </w:p>
    <w:p w:rsidR="00EC0997" w:rsidRDefault="006117A3">
      <w:pPr>
        <w:pStyle w:val="a8"/>
        <w:ind w:firstLine="420"/>
      </w:pPr>
      <w:r>
        <w:rPr>
          <w:rFonts w:hint="eastAsia"/>
        </w:rPr>
        <w:t>慰藉学业生活苦闷烦忧者，俊哲也，自三月以来，毕设、就业诸多事项常</w:t>
      </w:r>
      <w:proofErr w:type="gramStart"/>
      <w:r>
        <w:rPr>
          <w:rFonts w:hint="eastAsia"/>
        </w:rPr>
        <w:t>萦</w:t>
      </w:r>
      <w:proofErr w:type="gramEnd"/>
      <w:r>
        <w:rPr>
          <w:rFonts w:hint="eastAsia"/>
        </w:rPr>
        <w:t>心间，所幸闲暇之间遇见了他二人作为这一段时间的精神寄托，他们在教会我通透看待事情之余，也带给我很多快乐，帮助我在这个阶段调整心态，以顺利完成毕设及就业事宜。</w:t>
      </w:r>
    </w:p>
    <w:p w:rsidR="00EC0997" w:rsidRDefault="006117A3">
      <w:pPr>
        <w:pStyle w:val="a8"/>
        <w:ind w:firstLine="420"/>
      </w:pPr>
      <w:r>
        <w:rPr>
          <w:rFonts w:hint="eastAsia"/>
        </w:rPr>
        <w:t>感恩二字不足道者，父母亲人也，自垂髫踏上求学之路，时至今日，双亲倾囊</w:t>
      </w:r>
      <w:proofErr w:type="gramStart"/>
      <w:r>
        <w:rPr>
          <w:rFonts w:hint="eastAsia"/>
        </w:rPr>
        <w:t>助余学业</w:t>
      </w:r>
      <w:proofErr w:type="gramEnd"/>
      <w:r>
        <w:rPr>
          <w:rFonts w:hint="eastAsia"/>
        </w:rPr>
        <w:t>，悉心培养，亲人亦寄予深情厚望，不吝教授为人处世之道。</w:t>
      </w:r>
    </w:p>
    <w:p w:rsidR="00EC0997" w:rsidRDefault="006117A3">
      <w:pPr>
        <w:pStyle w:val="a8"/>
        <w:ind w:firstLine="420"/>
      </w:pPr>
      <w:r>
        <w:rPr>
          <w:rFonts w:hint="eastAsia"/>
        </w:rPr>
        <w:t>深情与离别遇上，直叫人百转柔肠。天下无不散之筵席，</w:t>
      </w:r>
      <w:proofErr w:type="gramStart"/>
      <w:r>
        <w:rPr>
          <w:rFonts w:hint="eastAsia"/>
        </w:rPr>
        <w:t>纵我再不</w:t>
      </w:r>
      <w:proofErr w:type="gramEnd"/>
      <w:r>
        <w:rPr>
          <w:rFonts w:hint="eastAsia"/>
        </w:rPr>
        <w:t>舍留恋，时光亦是难再追。惟愿初心不忘，在走向新的旅途时，仍能不惧风浪，再扬风帆。</w:t>
      </w:r>
    </w:p>
    <w:p w:rsidR="00EC0997" w:rsidRDefault="00EC0997"/>
    <w:sectPr w:rsidR="00EC0997">
      <w:footerReference w:type="default" r:id="rId54"/>
      <w:footnotePr>
        <w:numFmt w:val="decimalEnclosedCircleChinese"/>
        <w:numRestart w:val="eachPage"/>
      </w:footnotePr>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E79" w:rsidRDefault="003E7E79">
      <w:r>
        <w:separator/>
      </w:r>
    </w:p>
  </w:endnote>
  <w:endnote w:type="continuationSeparator" w:id="0">
    <w:p w:rsidR="003E7E79" w:rsidRDefault="003E7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黑体-简">
    <w:altName w:val="黑体"/>
    <w:charset w:val="86"/>
    <w:family w:val="auto"/>
    <w:pitch w:val="default"/>
    <w:sig w:usb0="00000000" w:usb1="00000000" w:usb2="00000000" w:usb3="00000000" w:csb0="203E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7A3" w:rsidRDefault="006117A3">
    <w:pPr>
      <w:pStyle w:val="a6"/>
      <w:pBdr>
        <w:top w:val="single" w:sz="12" w:space="1" w:color="auto"/>
      </w:pBdr>
      <w:jc w:val="right"/>
      <w:rPr>
        <w:rFonts w:ascii="宋体"/>
        <w:sz w:val="24"/>
        <w:szCs w:val="24"/>
      </w:rPr>
    </w:pPr>
    <w:r>
      <w:rPr>
        <w:noProof/>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117A3" w:rsidRDefault="006117A3">
                          <w:pPr>
                            <w:snapToGrid w:val="0"/>
                            <w:rPr>
                              <w:sz w:val="18"/>
                            </w:rPr>
                          </w:pPr>
                          <w:r>
                            <w:rPr>
                              <w:sz w:val="18"/>
                            </w:rPr>
                            <w:fldChar w:fldCharType="begin"/>
                          </w:r>
                          <w:r>
                            <w:rPr>
                              <w:sz w:val="18"/>
                            </w:rPr>
                            <w:instrText xml:space="preserve"> PAGE  \* MERGEFORMAT </w:instrText>
                          </w:r>
                          <w:r>
                            <w:rPr>
                              <w:sz w:val="18"/>
                            </w:rPr>
                            <w:fldChar w:fldCharType="separate"/>
                          </w:r>
                          <w:r w:rsidR="00A26D23">
                            <w:rPr>
                              <w:noProof/>
                              <w:sz w:val="18"/>
                            </w:rPr>
                            <w:t>1</w:t>
                          </w:r>
                          <w:r>
                            <w:rPr>
                              <w:sz w:val="18"/>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" filled="f" stroked="f">
              <v:textbox style="mso-fit-shape-to-text:t" inset="0,0,0,0">
                <w:txbxContent>
                  <w:p w:rsidR="006117A3" w:rsidRDefault="006117A3">
                    <w:pPr>
                      <w:snapToGrid w:val="0"/>
                      <w:rPr>
                        <w:sz w:val="18"/>
                      </w:rPr>
                    </w:pPr>
                    <w:r>
                      <w:rPr>
                        <w:sz w:val="18"/>
                      </w:rPr>
                      <w:fldChar w:fldCharType="begin"/>
                    </w:r>
                    <w:r>
                      <w:rPr>
                        <w:sz w:val="18"/>
                      </w:rPr>
                      <w:instrText xml:space="preserve"> PAGE  \* MERGEFORMAT </w:instrText>
                    </w:r>
                    <w:r>
                      <w:rPr>
                        <w:sz w:val="18"/>
                      </w:rPr>
                      <w:fldChar w:fldCharType="separate"/>
                    </w:r>
                    <w:r w:rsidR="00A26D23">
                      <w:rPr>
                        <w:noProof/>
                        <w:sz w:val="18"/>
                      </w:rPr>
                      <w:t>1</w:t>
                    </w:r>
                    <w:r>
                      <w:rPr>
                        <w:sz w:val="18"/>
                      </w:rPr>
                      <w:fldChar w:fldCharType="end"/>
                    </w:r>
                  </w:p>
                </w:txbxContent>
              </v:textbox>
              <w10:wrap anchorx="margin"/>
            </v:shape>
          </w:pict>
        </mc:Fallback>
      </mc:AlternateContent>
    </w:r>
    <w:r>
      <w:rPr>
        <w:noProof/>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117A3" w:rsidRDefault="006117A3">
                          <w:pPr>
                            <w:pStyle w:val="a6"/>
                            <w:pBdr>
                              <w:top w:val="single" w:sz="12" w:space="1" w:color="auto"/>
                            </w:pBdr>
                            <w:jc w:val="center"/>
                          </w:pPr>
                        </w:p>
                      </w:txbxContent>
                    </wps:txbx>
                    <wps:bodyPr wrap="none" lIns="0" tIns="0" rIns="0" bIns="0">
                      <a:spAutoFit/>
                    </wps:bodyPr>
                  </wps:wsp>
                </a:graphicData>
              </a:graphic>
            </wp:anchor>
          </w:drawing>
        </mc:Choice>
        <mc:Fallback>
          <w:pict>
            <v:shape id="文本框 1" o:spid="_x0000_s1028"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" filled="f" stroked="f">
              <v:textbox style="mso-fit-shape-to-text:t" inset="0,0,0,0">
                <w:txbxContent>
                  <w:p w:rsidR="006117A3" w:rsidRDefault="006117A3">
                    <w:pPr>
                      <w:pStyle w:val="a6"/>
                      <w:pBdr>
                        <w:top w:val="single" w:sz="12" w:space="1" w:color="auto"/>
                      </w:pBdr>
                      <w:jc w:val="center"/>
                    </w:pP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7A3" w:rsidRDefault="006117A3">
    <w:pPr>
      <w:pStyle w:val="a6"/>
      <w:pBdr>
        <w:top w:val="single" w:sz="12" w:space="1" w:color="auto"/>
      </w:pBdr>
      <w:jc w:val="center"/>
      <w:rPr>
        <w:rFonts w:ascii="宋体"/>
        <w:sz w:val="24"/>
        <w:szCs w:val="24"/>
      </w:rPr>
    </w:pPr>
    <w:r>
      <w:rPr>
        <w:noProof/>
        <w:sz w:val="24"/>
      </w:rPr>
      <mc:AlternateContent>
        <mc:Choice Requires="wps">
          <w:drawing>
            <wp:anchor distT="0" distB="0" distL="114300" distR="114300" simplePos="0" relativeHeight="251662336" behindDoc="0" locked="0" layoutInCell="1" allowOverlap="1">
              <wp:simplePos x="0" y="0"/>
              <wp:positionH relativeFrom="margin">
                <wp:posOffset>3956685</wp:posOffset>
              </wp:positionH>
              <wp:positionV relativeFrom="paragraph">
                <wp:posOffset>8890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117A3" w:rsidRDefault="006117A3">
                          <w:pPr>
                            <w:snapToGrid w:val="0"/>
                            <w:jc w:val="distribute"/>
                            <w:rPr>
                              <w:sz w:val="24"/>
                              <w:szCs w:val="32"/>
                            </w:rPr>
                          </w:pPr>
                          <w:r w:rsidRPr="00A26D23">
                            <w:rPr>
                              <w:color w:val="00B0F0"/>
                              <w:sz w:val="24"/>
                              <w:szCs w:val="32"/>
                              <w:rPrChange w:id="150" w:author="Windows 用户" w:date="2021-05-24T06:35:00Z">
                                <w:rPr>
                                  <w:sz w:val="24"/>
                                  <w:szCs w:val="32"/>
                                </w:rPr>
                              </w:rPrChange>
                            </w:rPr>
                            <w:t>第</w:t>
                          </w:r>
                          <w:r w:rsidRPr="00A26D23">
                            <w:rPr>
                              <w:color w:val="00B0F0"/>
                              <w:sz w:val="24"/>
                              <w:szCs w:val="32"/>
                              <w:rPrChange w:id="151" w:author="Windows 用户" w:date="2021-05-24T06:35:00Z">
                                <w:rPr>
                                  <w:sz w:val="24"/>
                                  <w:szCs w:val="32"/>
                                </w:rPr>
                              </w:rPrChange>
                            </w:rPr>
                            <w:t xml:space="preserve">  </w:t>
                          </w:r>
                          <w:r w:rsidRPr="00A26D23">
                            <w:rPr>
                              <w:color w:val="00B0F0"/>
                              <w:sz w:val="24"/>
                              <w:szCs w:val="32"/>
                              <w:rPrChange w:id="152" w:author="Windows 用户" w:date="2021-05-24T06:35:00Z">
                                <w:rPr>
                                  <w:sz w:val="24"/>
                                  <w:szCs w:val="32"/>
                                </w:rPr>
                              </w:rPrChange>
                            </w:rPr>
                            <w:fldChar w:fldCharType="begin"/>
                          </w:r>
                          <w:r w:rsidRPr="00A26D23">
                            <w:rPr>
                              <w:color w:val="00B0F0"/>
                              <w:sz w:val="24"/>
                              <w:szCs w:val="32"/>
                              <w:rPrChange w:id="153" w:author="Windows 用户" w:date="2021-05-24T06:35:00Z">
                                <w:rPr>
                                  <w:sz w:val="24"/>
                                  <w:szCs w:val="32"/>
                                </w:rPr>
                              </w:rPrChange>
                            </w:rPr>
                            <w:instrText xml:space="preserve"> PAGE  \* MERGEFORMAT </w:instrText>
                          </w:r>
                          <w:r w:rsidRPr="00A26D23">
                            <w:rPr>
                              <w:color w:val="00B0F0"/>
                              <w:sz w:val="24"/>
                              <w:szCs w:val="32"/>
                              <w:rPrChange w:id="154" w:author="Windows 用户" w:date="2021-05-24T06:35:00Z">
                                <w:rPr>
                                  <w:sz w:val="24"/>
                                  <w:szCs w:val="32"/>
                                </w:rPr>
                              </w:rPrChange>
                            </w:rPr>
                            <w:fldChar w:fldCharType="separate"/>
                          </w:r>
                          <w:r w:rsidR="00A26D23">
                            <w:rPr>
                              <w:noProof/>
                              <w:color w:val="00B0F0"/>
                              <w:sz w:val="24"/>
                              <w:szCs w:val="32"/>
                            </w:rPr>
                            <w:t>16</w:t>
                          </w:r>
                          <w:r w:rsidRPr="00A26D23">
                            <w:rPr>
                              <w:color w:val="00B0F0"/>
                              <w:sz w:val="24"/>
                              <w:szCs w:val="32"/>
                              <w:rPrChange w:id="155" w:author="Windows 用户" w:date="2021-05-24T06:35:00Z">
                                <w:rPr>
                                  <w:sz w:val="24"/>
                                  <w:szCs w:val="32"/>
                                </w:rPr>
                              </w:rPrChange>
                            </w:rPr>
                            <w:fldChar w:fldCharType="end"/>
                          </w:r>
                          <w:r w:rsidRPr="00A26D23">
                            <w:rPr>
                              <w:color w:val="00B0F0"/>
                              <w:sz w:val="24"/>
                              <w:szCs w:val="32"/>
                              <w:rPrChange w:id="156" w:author="Windows 用户" w:date="2021-05-24T06:35:00Z">
                                <w:rPr>
                                  <w:sz w:val="24"/>
                                  <w:szCs w:val="32"/>
                                </w:rPr>
                              </w:rPrChange>
                            </w:rPr>
                            <w:t xml:space="preserve">  </w:t>
                          </w:r>
                          <w:r>
                            <w:rPr>
                              <w:sz w:val="24"/>
                              <w:szCs w:val="32"/>
                            </w:rPr>
                            <w:t>页</w:t>
                          </w:r>
                          <w:r>
                            <w:rPr>
                              <w:sz w:val="24"/>
                              <w:szCs w:val="32"/>
                            </w:rPr>
                            <w:t xml:space="preserve">  </w:t>
                          </w:r>
                          <w:r>
                            <w:rPr>
                              <w:sz w:val="24"/>
                              <w:szCs w:val="32"/>
                            </w:rPr>
                            <w:t>共</w:t>
                          </w:r>
                          <w:r>
                            <w:rPr>
                              <w:sz w:val="24"/>
                              <w:szCs w:val="32"/>
                            </w:rPr>
                            <w:t xml:space="preserve">  </w:t>
                          </w:r>
                          <w:r>
                            <w:rPr>
                              <w:rFonts w:hint="eastAsia"/>
                              <w:sz w:val="24"/>
                              <w:szCs w:val="32"/>
                            </w:rPr>
                            <w:t>64</w:t>
                          </w:r>
                          <w:r>
                            <w:rPr>
                              <w:sz w:val="24"/>
                              <w:szCs w:val="32"/>
                            </w:rPr>
                            <w:t xml:space="preserve">  </w:t>
                          </w:r>
                          <w:r>
                            <w:rPr>
                              <w:sz w:val="24"/>
                              <w:szCs w:val="32"/>
                            </w:rPr>
                            <w:t>页</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46" o:spid="_x0000_s1029" type="#_x0000_t202" style="position:absolute;left:0;text-align:left;margin-left:311.55pt;margin-top:.7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" filled="f" stroked="f">
              <v:textbox style="mso-fit-shape-to-text:t" inset="0,0,0,0">
                <w:txbxContent>
                  <w:p w:rsidR="006117A3" w:rsidRDefault="006117A3">
                    <w:pPr>
                      <w:snapToGrid w:val="0"/>
                      <w:jc w:val="distribute"/>
                      <w:rPr>
                        <w:sz w:val="24"/>
                        <w:szCs w:val="32"/>
                      </w:rPr>
                    </w:pPr>
                    <w:r w:rsidRPr="00A26D23">
                      <w:rPr>
                        <w:color w:val="00B0F0"/>
                        <w:sz w:val="24"/>
                        <w:szCs w:val="32"/>
                        <w:rPrChange w:id="157" w:author="Windows 用户" w:date="2021-05-24T06:35:00Z">
                          <w:rPr>
                            <w:sz w:val="24"/>
                            <w:szCs w:val="32"/>
                          </w:rPr>
                        </w:rPrChange>
                      </w:rPr>
                      <w:t>第</w:t>
                    </w:r>
                    <w:r w:rsidRPr="00A26D23">
                      <w:rPr>
                        <w:color w:val="00B0F0"/>
                        <w:sz w:val="24"/>
                        <w:szCs w:val="32"/>
                        <w:rPrChange w:id="158" w:author="Windows 用户" w:date="2021-05-24T06:35:00Z">
                          <w:rPr>
                            <w:sz w:val="24"/>
                            <w:szCs w:val="32"/>
                          </w:rPr>
                        </w:rPrChange>
                      </w:rPr>
                      <w:t xml:space="preserve">  </w:t>
                    </w:r>
                    <w:r w:rsidRPr="00A26D23">
                      <w:rPr>
                        <w:color w:val="00B0F0"/>
                        <w:sz w:val="24"/>
                        <w:szCs w:val="32"/>
                        <w:rPrChange w:id="159" w:author="Windows 用户" w:date="2021-05-24T06:35:00Z">
                          <w:rPr>
                            <w:sz w:val="24"/>
                            <w:szCs w:val="32"/>
                          </w:rPr>
                        </w:rPrChange>
                      </w:rPr>
                      <w:fldChar w:fldCharType="begin"/>
                    </w:r>
                    <w:r w:rsidRPr="00A26D23">
                      <w:rPr>
                        <w:color w:val="00B0F0"/>
                        <w:sz w:val="24"/>
                        <w:szCs w:val="32"/>
                        <w:rPrChange w:id="160" w:author="Windows 用户" w:date="2021-05-24T06:35:00Z">
                          <w:rPr>
                            <w:sz w:val="24"/>
                            <w:szCs w:val="32"/>
                          </w:rPr>
                        </w:rPrChange>
                      </w:rPr>
                      <w:instrText xml:space="preserve"> PAGE  \* MERGEFORMAT </w:instrText>
                    </w:r>
                    <w:r w:rsidRPr="00A26D23">
                      <w:rPr>
                        <w:color w:val="00B0F0"/>
                        <w:sz w:val="24"/>
                        <w:szCs w:val="32"/>
                        <w:rPrChange w:id="161" w:author="Windows 用户" w:date="2021-05-24T06:35:00Z">
                          <w:rPr>
                            <w:sz w:val="24"/>
                            <w:szCs w:val="32"/>
                          </w:rPr>
                        </w:rPrChange>
                      </w:rPr>
                      <w:fldChar w:fldCharType="separate"/>
                    </w:r>
                    <w:r w:rsidR="00A26D23">
                      <w:rPr>
                        <w:noProof/>
                        <w:color w:val="00B0F0"/>
                        <w:sz w:val="24"/>
                        <w:szCs w:val="32"/>
                      </w:rPr>
                      <w:t>16</w:t>
                    </w:r>
                    <w:r w:rsidRPr="00A26D23">
                      <w:rPr>
                        <w:color w:val="00B0F0"/>
                        <w:sz w:val="24"/>
                        <w:szCs w:val="32"/>
                        <w:rPrChange w:id="162" w:author="Windows 用户" w:date="2021-05-24T06:35:00Z">
                          <w:rPr>
                            <w:sz w:val="24"/>
                            <w:szCs w:val="32"/>
                          </w:rPr>
                        </w:rPrChange>
                      </w:rPr>
                      <w:fldChar w:fldCharType="end"/>
                    </w:r>
                    <w:r w:rsidRPr="00A26D23">
                      <w:rPr>
                        <w:color w:val="00B0F0"/>
                        <w:sz w:val="24"/>
                        <w:szCs w:val="32"/>
                        <w:rPrChange w:id="163" w:author="Windows 用户" w:date="2021-05-24T06:35:00Z">
                          <w:rPr>
                            <w:sz w:val="24"/>
                            <w:szCs w:val="32"/>
                          </w:rPr>
                        </w:rPrChange>
                      </w:rPr>
                      <w:t xml:space="preserve">  </w:t>
                    </w:r>
                    <w:r>
                      <w:rPr>
                        <w:sz w:val="24"/>
                        <w:szCs w:val="32"/>
                      </w:rPr>
                      <w:t>页</w:t>
                    </w:r>
                    <w:r>
                      <w:rPr>
                        <w:sz w:val="24"/>
                        <w:szCs w:val="32"/>
                      </w:rPr>
                      <w:t xml:space="preserve">  </w:t>
                    </w:r>
                    <w:r>
                      <w:rPr>
                        <w:sz w:val="24"/>
                        <w:szCs w:val="32"/>
                      </w:rPr>
                      <w:t>共</w:t>
                    </w:r>
                    <w:r>
                      <w:rPr>
                        <w:sz w:val="24"/>
                        <w:szCs w:val="32"/>
                      </w:rPr>
                      <w:t xml:space="preserve">  </w:t>
                    </w:r>
                    <w:r>
                      <w:rPr>
                        <w:rFonts w:hint="eastAsia"/>
                        <w:sz w:val="24"/>
                        <w:szCs w:val="32"/>
                      </w:rPr>
                      <w:t>64</w:t>
                    </w:r>
                    <w:r>
                      <w:rPr>
                        <w:sz w:val="24"/>
                        <w:szCs w:val="32"/>
                      </w:rPr>
                      <w:t xml:space="preserve">  </w:t>
                    </w:r>
                    <w:r>
                      <w:rPr>
                        <w:sz w:val="24"/>
                        <w:szCs w:val="32"/>
                      </w:rPr>
                      <w:t>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E79" w:rsidRDefault="003E7E79">
      <w:r>
        <w:separator/>
      </w:r>
    </w:p>
  </w:footnote>
  <w:footnote w:type="continuationSeparator" w:id="0">
    <w:p w:rsidR="003E7E79" w:rsidRDefault="003E7E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7A3" w:rsidRDefault="006117A3">
    <w:pPr>
      <w:framePr w:w="466" w:h="11551" w:hSpace="180" w:wrap="around" w:vAnchor="text" w:hAnchor="page" w:x="831" w:y="151"/>
      <w:jc w:val="center"/>
      <w:rPr>
        <w:rFonts w:ascii="宋体"/>
      </w:rPr>
    </w:pPr>
  </w:p>
  <w:p w:rsidR="006117A3" w:rsidRDefault="006117A3">
    <w:pPr>
      <w:framePr w:w="466" w:h="11551" w:hSpace="180" w:wrap="around" w:vAnchor="text" w:hAnchor="page" w:x="831" w:y="151"/>
      <w:jc w:val="center"/>
      <w:rPr>
        <w:rFonts w:ascii="宋体"/>
      </w:rPr>
    </w:pPr>
  </w:p>
  <w:p w:rsidR="006117A3" w:rsidRDefault="006117A3">
    <w:pPr>
      <w:framePr w:w="466" w:h="11551" w:hSpace="180" w:wrap="around" w:vAnchor="text" w:hAnchor="page" w:x="831" w:y="151"/>
      <w:jc w:val="center"/>
      <w:rPr>
        <w:rFonts w:ascii="宋体"/>
      </w:rPr>
    </w:pPr>
  </w:p>
  <w:p w:rsidR="006117A3" w:rsidRDefault="006117A3">
    <w:pPr>
      <w:framePr w:w="466" w:h="11551" w:hSpace="180" w:wrap="around" w:vAnchor="text" w:hAnchor="page" w:x="831" w:y="151"/>
      <w:jc w:val="center"/>
      <w:rPr>
        <w:rFonts w:ascii="宋体"/>
      </w:rPr>
    </w:pPr>
  </w:p>
  <w:p w:rsidR="006117A3" w:rsidRDefault="006117A3">
    <w:pPr>
      <w:framePr w:w="466" w:h="11551" w:hSpace="180" w:wrap="around" w:vAnchor="text" w:hAnchor="page" w:x="831" w:y="151"/>
      <w:jc w:val="center"/>
      <w:rPr>
        <w:rFonts w:ascii="宋体"/>
      </w:rPr>
    </w:pPr>
  </w:p>
  <w:p w:rsidR="006117A3" w:rsidRDefault="006117A3">
    <w:pPr>
      <w:framePr w:w="466" w:h="11551" w:hSpace="180" w:wrap="around" w:vAnchor="text" w:hAnchor="page" w:x="831" w:y="151"/>
      <w:jc w:val="center"/>
      <w:rPr>
        <w:rFonts w:ascii="宋体"/>
      </w:rPr>
    </w:pPr>
  </w:p>
  <w:p w:rsidR="006117A3" w:rsidRDefault="006117A3">
    <w:pPr>
      <w:framePr w:w="466" w:h="11551" w:hSpace="180" w:wrap="around" w:vAnchor="text" w:hAnchor="page" w:x="831" w:y="151"/>
      <w:jc w:val="center"/>
      <w:rPr>
        <w:rFonts w:ascii="宋体"/>
      </w:rPr>
    </w:pPr>
  </w:p>
  <w:p w:rsidR="006117A3" w:rsidRDefault="006117A3">
    <w:pPr>
      <w:framePr w:w="466" w:h="11551" w:hSpace="180" w:wrap="around" w:vAnchor="text" w:hAnchor="page" w:x="831" w:y="151"/>
      <w:jc w:val="center"/>
      <w:rPr>
        <w:rFonts w:ascii="宋体"/>
      </w:rPr>
    </w:pPr>
  </w:p>
  <w:p w:rsidR="006117A3" w:rsidRDefault="006117A3">
    <w:pPr>
      <w:framePr w:w="466" w:h="11551" w:hSpace="180" w:wrap="around" w:vAnchor="text" w:hAnchor="page" w:x="831" w:y="151"/>
      <w:jc w:val="center"/>
      <w:rPr>
        <w:rFonts w:ascii="宋体"/>
      </w:rPr>
    </w:pP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装</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订</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线</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rPr>
        <w:rFonts w:ascii="宋体"/>
      </w:rPr>
    </w:pPr>
    <w:r>
      <w:rPr>
        <w:rFonts w:ascii="宋体" w:hint="eastAsia"/>
      </w:rPr>
      <w:t>┊</w:t>
    </w:r>
  </w:p>
  <w:p w:rsidR="006117A3" w:rsidRDefault="006117A3">
    <w:pPr>
      <w:framePr w:w="466" w:h="11551" w:hSpace="180" w:wrap="around" w:vAnchor="text" w:hAnchor="page" w:x="831" w:y="151"/>
      <w:jc w:val="center"/>
    </w:pPr>
    <w:r>
      <w:rPr>
        <w:rFonts w:ascii="宋体" w:hint="eastAsia"/>
      </w:rPr>
      <w:t>┊</w:t>
    </w:r>
  </w:p>
  <w:p w:rsidR="006117A3" w:rsidRDefault="006117A3">
    <w:pPr>
      <w:pStyle w:val="a7"/>
      <w:pBdr>
        <w:bottom w:val="single" w:sz="6" w:space="12" w:color="auto"/>
      </w:pBdr>
      <w:jc w:val="both"/>
    </w:pPr>
    <w:r>
      <w:rPr>
        <w:rFonts w:hint="eastAsia"/>
        <w:noProof/>
        <w:sz w:val="20"/>
      </w:rPr>
      <mc:AlternateContent>
        <mc:Choice Requires="wps">
          <w:drawing>
            <wp:anchor distT="0" distB="0" distL="114300" distR="114300" simplePos="0" relativeHeight="251659264" behindDoc="0" locked="0" layoutInCell="0" allowOverlap="1">
              <wp:simplePos x="0" y="0"/>
              <wp:positionH relativeFrom="column">
                <wp:posOffset>227330</wp:posOffset>
              </wp:positionH>
              <wp:positionV relativeFrom="paragraph">
                <wp:posOffset>58420</wp:posOffset>
              </wp:positionV>
              <wp:extent cx="1969135" cy="475615"/>
              <wp:effectExtent l="0" t="0" r="0" b="0"/>
              <wp:wrapNone/>
              <wp:docPr id="3" name="矩形 3"/>
              <wp:cNvGraphicFramePr/>
              <a:graphic xmlns:a="http://schemas.openxmlformats.org/drawingml/2006/main">
                <a:graphicData uri="http://schemas.microsoft.com/office/word/2010/wordprocessingShape">
                  <wps:wsp>
                    <wps:cNvSpPr/>
                    <wps:spPr>
                      <a:xfrm>
                        <a:off x="0" y="0"/>
                        <a:ext cx="1969135" cy="475615"/>
                      </a:xfrm>
                      <a:prstGeom prst="rect">
                        <a:avLst/>
                      </a:prstGeom>
                      <a:noFill/>
                      <a:ln w="0">
                        <a:noFill/>
                      </a:ln>
                    </wps:spPr>
                    <wps:txbx>
                      <w:txbxContent>
                        <w:p w:rsidR="006117A3" w:rsidRDefault="006117A3">
                          <w:r>
                            <w:rPr>
                              <w:rFonts w:hint="eastAsia"/>
                              <w:noProof/>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wps:txbx>
                    <wps:bodyPr wrap="none" lIns="0" tIns="0" rIns="0" bIns="0" upright="1">
                      <a:spAutoFit/>
                    </wps:bodyPr>
                  </wps:wsp>
                </a:graphicData>
              </a:graphic>
            </wp:anchor>
          </w:drawing>
        </mc:Choice>
        <mc:Fallback>
          <w:pict>
            <v:rect id="矩形 3" o:spid="_x0000_s1026" style="position:absolute;left:0;text-align:left;margin-left:17.9pt;margin-top:4.6pt;width:155.05pt;height:37.4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" o:allowincell="f" filled="f" stroked="f" strokeweight="0">
              <v:textbox style="mso-fit-shape-to-text:t" inset="0,0,0,0">
                <w:txbxContent>
                  <w:p w:rsidR="006117A3" w:rsidRDefault="006117A3">
                    <w:r>
                      <w:rPr>
                        <w:rFonts w:hint="eastAsia"/>
                        <w:noProof/>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v:textbox>
            </v:rect>
          </w:pict>
        </mc:Fallback>
      </mc:AlternateContent>
    </w:r>
  </w:p>
  <w:p w:rsidR="006117A3" w:rsidRDefault="006117A3">
    <w:pPr>
      <w:pStyle w:val="a7"/>
      <w:pBdr>
        <w:bottom w:val="single" w:sz="6" w:space="12" w:color="auto"/>
      </w:pBdr>
      <w:jc w:val="right"/>
      <w:rPr>
        <w:rFonts w:ascii="宋体"/>
        <w:sz w:val="24"/>
        <w:szCs w:val="24"/>
      </w:rPr>
    </w:pPr>
  </w:p>
  <w:p w:rsidR="006117A3" w:rsidRDefault="006117A3">
    <w:pPr>
      <w:pStyle w:val="a7"/>
      <w:pBdr>
        <w:bottom w:val="single" w:sz="6" w:space="12" w:color="auto"/>
      </w:pBdr>
      <w:jc w:val="right"/>
      <w:rPr>
        <w:rFonts w:ascii="宋体"/>
        <w:sz w:val="24"/>
        <w:szCs w:val="24"/>
      </w:rPr>
    </w:pPr>
    <w:r>
      <w:rPr>
        <w:rFonts w:ascii="宋体" w:hint="eastAsia"/>
        <w:sz w:val="24"/>
        <w:szCs w:val="24"/>
      </w:rPr>
      <w:t>毕业设计（论文）</w:t>
    </w:r>
  </w:p>
  <w:p w:rsidR="006117A3" w:rsidRDefault="006117A3">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F043E35"/>
    <w:multiLevelType w:val="singleLevel"/>
    <w:tmpl w:val="9F043E35"/>
    <w:lvl w:ilvl="0">
      <w:start w:val="2"/>
      <w:numFmt w:val="decimal"/>
      <w:suff w:val="space"/>
      <w:lvlText w:val="%1."/>
      <w:lvlJc w:val="left"/>
      <w:pPr>
        <w:ind w:left="-840"/>
      </w:pPr>
    </w:lvl>
  </w:abstractNum>
  <w:abstractNum w:abstractNumId="1">
    <w:nsid w:val="BEC326EB"/>
    <w:multiLevelType w:val="singleLevel"/>
    <w:tmpl w:val="BEC326EB"/>
    <w:lvl w:ilvl="0">
      <w:start w:val="1"/>
      <w:numFmt w:val="decimal"/>
      <w:suff w:val="nothing"/>
      <w:lvlText w:val="（%1）"/>
      <w:lvlJc w:val="left"/>
    </w:lvl>
  </w:abstractNum>
  <w:abstractNum w:abstractNumId="2">
    <w:nsid w:val="C19A3037"/>
    <w:multiLevelType w:val="singleLevel"/>
    <w:tmpl w:val="C19A3037"/>
    <w:lvl w:ilvl="0">
      <w:start w:val="1"/>
      <w:numFmt w:val="decimal"/>
      <w:suff w:val="nothing"/>
      <w:lvlText w:val="（%1）"/>
      <w:lvlJc w:val="left"/>
    </w:lvl>
  </w:abstractNum>
  <w:abstractNum w:abstractNumId="3">
    <w:nsid w:val="EA66E410"/>
    <w:multiLevelType w:val="singleLevel"/>
    <w:tmpl w:val="EA66E410"/>
    <w:lvl w:ilvl="0">
      <w:start w:val="1"/>
      <w:numFmt w:val="decimal"/>
      <w:suff w:val="nothing"/>
      <w:lvlText w:val="%1）"/>
      <w:lvlJc w:val="left"/>
    </w:lvl>
  </w:abstractNum>
  <w:abstractNum w:abstractNumId="4">
    <w:nsid w:val="F7C5435A"/>
    <w:multiLevelType w:val="singleLevel"/>
    <w:tmpl w:val="F7C5435A"/>
    <w:lvl w:ilvl="0">
      <w:start w:val="2"/>
      <w:numFmt w:val="decimal"/>
      <w:suff w:val="space"/>
      <w:lvlText w:val="%1."/>
      <w:lvlJc w:val="left"/>
    </w:lvl>
  </w:abstractNum>
  <w:abstractNum w:abstractNumId="5">
    <w:nsid w:val="0B6B6D03"/>
    <w:multiLevelType w:val="singleLevel"/>
    <w:tmpl w:val="0B6B6D03"/>
    <w:lvl w:ilvl="0">
      <w:start w:val="1"/>
      <w:numFmt w:val="decimal"/>
      <w:suff w:val="nothing"/>
      <w:lvlText w:val="%1）"/>
      <w:lvlJc w:val="left"/>
      <w:pPr>
        <w:ind w:left="-420"/>
      </w:pPr>
    </w:lvl>
  </w:abstractNum>
  <w:abstractNum w:abstractNumId="6">
    <w:nsid w:val="1F28A4E8"/>
    <w:multiLevelType w:val="singleLevel"/>
    <w:tmpl w:val="1F28A4E8"/>
    <w:lvl w:ilvl="0">
      <w:start w:val="1"/>
      <w:numFmt w:val="decimal"/>
      <w:suff w:val="nothing"/>
      <w:lvlText w:val="（%1）"/>
      <w:lvlJc w:val="left"/>
    </w:lvl>
  </w:abstractNum>
  <w:abstractNum w:abstractNumId="7">
    <w:nsid w:val="27D7D851"/>
    <w:multiLevelType w:val="singleLevel"/>
    <w:tmpl w:val="27D7D851"/>
    <w:lvl w:ilvl="0">
      <w:start w:val="1"/>
      <w:numFmt w:val="decimal"/>
      <w:suff w:val="nothing"/>
      <w:lvlText w:val="（%1）"/>
      <w:lvlJc w:val="left"/>
    </w:lvl>
  </w:abstractNum>
  <w:abstractNum w:abstractNumId="8">
    <w:nsid w:val="5EB8FBCB"/>
    <w:multiLevelType w:val="singleLevel"/>
    <w:tmpl w:val="5EB8FBCB"/>
    <w:lvl w:ilvl="0">
      <w:start w:val="2"/>
      <w:numFmt w:val="decimal"/>
      <w:suff w:val="nothing"/>
      <w:lvlText w:val="（%1）"/>
      <w:lvlJc w:val="left"/>
    </w:lvl>
  </w:abstractNum>
  <w:abstractNum w:abstractNumId="9">
    <w:nsid w:val="5EB8FF20"/>
    <w:multiLevelType w:val="singleLevel"/>
    <w:tmpl w:val="5EB8FF20"/>
    <w:lvl w:ilvl="0">
      <w:start w:val="1"/>
      <w:numFmt w:val="decimal"/>
      <w:suff w:val="space"/>
      <w:lvlText w:val="%1."/>
      <w:lvlJc w:val="left"/>
    </w:lvl>
  </w:abstractNum>
  <w:abstractNum w:abstractNumId="10">
    <w:nsid w:val="5EB8FF6C"/>
    <w:multiLevelType w:val="singleLevel"/>
    <w:tmpl w:val="5EB8FF6C"/>
    <w:lvl w:ilvl="0">
      <w:start w:val="1"/>
      <w:numFmt w:val="decimal"/>
      <w:suff w:val="space"/>
      <w:lvlText w:val="%1."/>
      <w:lvlJc w:val="left"/>
    </w:lvl>
  </w:abstractNum>
  <w:abstractNum w:abstractNumId="11">
    <w:nsid w:val="5EB9018A"/>
    <w:multiLevelType w:val="singleLevel"/>
    <w:tmpl w:val="5EB9018A"/>
    <w:lvl w:ilvl="0">
      <w:start w:val="1"/>
      <w:numFmt w:val="decimal"/>
      <w:suff w:val="nothing"/>
      <w:lvlText w:val="（%1）"/>
      <w:lvlJc w:val="left"/>
    </w:lvl>
  </w:abstractNum>
  <w:abstractNum w:abstractNumId="12">
    <w:nsid w:val="5EB90C88"/>
    <w:multiLevelType w:val="singleLevel"/>
    <w:tmpl w:val="5EB90C88"/>
    <w:lvl w:ilvl="0">
      <w:start w:val="1"/>
      <w:numFmt w:val="decimal"/>
      <w:suff w:val="space"/>
      <w:lvlText w:val="%1."/>
      <w:lvlJc w:val="left"/>
    </w:lvl>
  </w:abstractNum>
  <w:abstractNum w:abstractNumId="13">
    <w:nsid w:val="5EB90FE2"/>
    <w:multiLevelType w:val="singleLevel"/>
    <w:tmpl w:val="5EB90FE2"/>
    <w:lvl w:ilvl="0">
      <w:start w:val="1"/>
      <w:numFmt w:val="decimal"/>
      <w:suff w:val="space"/>
      <w:lvlText w:val="%1."/>
      <w:lvlJc w:val="left"/>
    </w:lvl>
  </w:abstractNum>
  <w:abstractNum w:abstractNumId="14">
    <w:nsid w:val="5EBAA6B3"/>
    <w:multiLevelType w:val="singleLevel"/>
    <w:tmpl w:val="5EBAA6B3"/>
    <w:lvl w:ilvl="0">
      <w:start w:val="1"/>
      <w:numFmt w:val="decimal"/>
      <w:lvlText w:val="%1."/>
      <w:lvlJc w:val="left"/>
      <w:pPr>
        <w:ind w:left="425" w:hanging="425"/>
      </w:pPr>
      <w:rPr>
        <w:rFonts w:hint="default"/>
      </w:rPr>
    </w:lvl>
  </w:abstractNum>
  <w:abstractNum w:abstractNumId="15">
    <w:nsid w:val="5EBAA71A"/>
    <w:multiLevelType w:val="singleLevel"/>
    <w:tmpl w:val="5EBAA71A"/>
    <w:lvl w:ilvl="0">
      <w:start w:val="1"/>
      <w:numFmt w:val="decimal"/>
      <w:suff w:val="nothing"/>
      <w:lvlText w:val="%1."/>
      <w:lvlJc w:val="left"/>
    </w:lvl>
  </w:abstractNum>
  <w:abstractNum w:abstractNumId="16">
    <w:nsid w:val="5EBAAA6C"/>
    <w:multiLevelType w:val="singleLevel"/>
    <w:tmpl w:val="5EBAAA6C"/>
    <w:lvl w:ilvl="0">
      <w:start w:val="1"/>
      <w:numFmt w:val="decimal"/>
      <w:suff w:val="nothing"/>
      <w:lvlText w:val="%1."/>
      <w:lvlJc w:val="left"/>
    </w:lvl>
  </w:abstractNum>
  <w:abstractNum w:abstractNumId="17">
    <w:nsid w:val="5EBAAD37"/>
    <w:multiLevelType w:val="singleLevel"/>
    <w:tmpl w:val="5EBAAD37"/>
    <w:lvl w:ilvl="0">
      <w:start w:val="1"/>
      <w:numFmt w:val="decimal"/>
      <w:suff w:val="nothing"/>
      <w:lvlText w:val="%1."/>
      <w:lvlJc w:val="left"/>
    </w:lvl>
  </w:abstractNum>
  <w:abstractNum w:abstractNumId="18">
    <w:nsid w:val="5EBAB2EE"/>
    <w:multiLevelType w:val="singleLevel"/>
    <w:tmpl w:val="5EBAB2EE"/>
    <w:lvl w:ilvl="0">
      <w:start w:val="1"/>
      <w:numFmt w:val="decimal"/>
      <w:suff w:val="nothing"/>
      <w:lvlText w:val="（%1）"/>
      <w:lvlJc w:val="left"/>
    </w:lvl>
  </w:abstractNum>
  <w:abstractNum w:abstractNumId="19">
    <w:nsid w:val="5EBAB426"/>
    <w:multiLevelType w:val="singleLevel"/>
    <w:tmpl w:val="5EBAB426"/>
    <w:lvl w:ilvl="0">
      <w:start w:val="1"/>
      <w:numFmt w:val="decimal"/>
      <w:suff w:val="nothing"/>
      <w:lvlText w:val="%1."/>
      <w:lvlJc w:val="left"/>
    </w:lvl>
  </w:abstractNum>
  <w:abstractNum w:abstractNumId="20">
    <w:nsid w:val="5EBAB631"/>
    <w:multiLevelType w:val="singleLevel"/>
    <w:tmpl w:val="5EBAB631"/>
    <w:lvl w:ilvl="0">
      <w:start w:val="1"/>
      <w:numFmt w:val="decimal"/>
      <w:suff w:val="nothing"/>
      <w:lvlText w:val="%1."/>
      <w:lvlJc w:val="left"/>
    </w:lvl>
  </w:abstractNum>
  <w:abstractNum w:abstractNumId="21">
    <w:nsid w:val="5EBCAFE2"/>
    <w:multiLevelType w:val="singleLevel"/>
    <w:tmpl w:val="5EBCAFE2"/>
    <w:lvl w:ilvl="0">
      <w:start w:val="1"/>
      <w:numFmt w:val="decimal"/>
      <w:suff w:val="nothing"/>
      <w:lvlText w:val="%1."/>
      <w:lvlJc w:val="left"/>
    </w:lvl>
  </w:abstractNum>
  <w:abstractNum w:abstractNumId="22">
    <w:nsid w:val="5EBCC183"/>
    <w:multiLevelType w:val="singleLevel"/>
    <w:tmpl w:val="5EBCC183"/>
    <w:lvl w:ilvl="0">
      <w:start w:val="1"/>
      <w:numFmt w:val="decimal"/>
      <w:suff w:val="nothing"/>
      <w:lvlText w:val="%1."/>
      <w:lvlJc w:val="left"/>
    </w:lvl>
  </w:abstractNum>
  <w:abstractNum w:abstractNumId="23">
    <w:nsid w:val="5EBCCFED"/>
    <w:multiLevelType w:val="singleLevel"/>
    <w:tmpl w:val="5EBCCFED"/>
    <w:lvl w:ilvl="0">
      <w:start w:val="1"/>
      <w:numFmt w:val="decimal"/>
      <w:suff w:val="nothing"/>
      <w:lvlText w:val="（%1）"/>
      <w:lvlJc w:val="left"/>
    </w:lvl>
  </w:abstractNum>
  <w:abstractNum w:abstractNumId="24">
    <w:nsid w:val="5EBCFAB3"/>
    <w:multiLevelType w:val="singleLevel"/>
    <w:tmpl w:val="5EBCFAB3"/>
    <w:lvl w:ilvl="0">
      <w:start w:val="1"/>
      <w:numFmt w:val="decimal"/>
      <w:suff w:val="nothing"/>
      <w:lvlText w:val="（%1）"/>
      <w:lvlJc w:val="left"/>
    </w:lvl>
  </w:abstractNum>
  <w:abstractNum w:abstractNumId="25">
    <w:nsid w:val="5EBCFF07"/>
    <w:multiLevelType w:val="singleLevel"/>
    <w:tmpl w:val="5EBCFF07"/>
    <w:lvl w:ilvl="0">
      <w:start w:val="1"/>
      <w:numFmt w:val="decimal"/>
      <w:suff w:val="nothing"/>
      <w:lvlText w:val="（%1）"/>
      <w:lvlJc w:val="left"/>
    </w:lvl>
  </w:abstractNum>
  <w:abstractNum w:abstractNumId="26">
    <w:nsid w:val="5EBD04A0"/>
    <w:multiLevelType w:val="singleLevel"/>
    <w:tmpl w:val="5EBD04A0"/>
    <w:lvl w:ilvl="0">
      <w:start w:val="1"/>
      <w:numFmt w:val="decimal"/>
      <w:suff w:val="nothing"/>
      <w:lvlText w:val="（%1）"/>
      <w:lvlJc w:val="left"/>
    </w:lvl>
  </w:abstractNum>
  <w:abstractNum w:abstractNumId="27">
    <w:nsid w:val="5EBD50B9"/>
    <w:multiLevelType w:val="singleLevel"/>
    <w:tmpl w:val="5EBD50B9"/>
    <w:lvl w:ilvl="0">
      <w:start w:val="1"/>
      <w:numFmt w:val="decimal"/>
      <w:suff w:val="nothing"/>
      <w:lvlText w:val="（%1）"/>
      <w:lvlJc w:val="left"/>
    </w:lvl>
  </w:abstractNum>
  <w:abstractNum w:abstractNumId="28">
    <w:nsid w:val="5EBE00B6"/>
    <w:multiLevelType w:val="singleLevel"/>
    <w:tmpl w:val="5EBE00B6"/>
    <w:lvl w:ilvl="0">
      <w:start w:val="1"/>
      <w:numFmt w:val="decimal"/>
      <w:suff w:val="nothing"/>
      <w:lvlText w:val="（%1）"/>
      <w:lvlJc w:val="left"/>
    </w:lvl>
  </w:abstractNum>
  <w:abstractNum w:abstractNumId="29">
    <w:nsid w:val="5EBE2776"/>
    <w:multiLevelType w:val="singleLevel"/>
    <w:tmpl w:val="5EBE2776"/>
    <w:lvl w:ilvl="0">
      <w:start w:val="1"/>
      <w:numFmt w:val="decimal"/>
      <w:suff w:val="nothing"/>
      <w:lvlText w:val="（%1）"/>
      <w:lvlJc w:val="left"/>
    </w:lvl>
  </w:abstractNum>
  <w:abstractNum w:abstractNumId="30">
    <w:nsid w:val="5EBE27CF"/>
    <w:multiLevelType w:val="singleLevel"/>
    <w:tmpl w:val="5EBE27CF"/>
    <w:lvl w:ilvl="0">
      <w:start w:val="1"/>
      <w:numFmt w:val="decimal"/>
      <w:suff w:val="nothing"/>
      <w:lvlText w:val="（%1）"/>
      <w:lvlJc w:val="left"/>
    </w:lvl>
  </w:abstractNum>
  <w:abstractNum w:abstractNumId="31">
    <w:nsid w:val="5EC780A3"/>
    <w:multiLevelType w:val="singleLevel"/>
    <w:tmpl w:val="5EC780A3"/>
    <w:lvl w:ilvl="0">
      <w:start w:val="1"/>
      <w:numFmt w:val="decimal"/>
      <w:suff w:val="space"/>
      <w:lvlText w:val="%1."/>
      <w:lvlJc w:val="left"/>
    </w:lvl>
  </w:abstractNum>
  <w:abstractNum w:abstractNumId="32">
    <w:nsid w:val="79DA6C4A"/>
    <w:multiLevelType w:val="multilevel"/>
    <w:tmpl w:val="79DA6C4A"/>
    <w:lvl w:ilvl="0">
      <w:start w:val="1"/>
      <w:numFmt w:val="decimal"/>
      <w:pStyle w:val="1"/>
      <w:lvlText w:val="%1"/>
      <w:lvlJc w:val="left"/>
      <w:pPr>
        <w:ind w:left="428" w:hanging="428"/>
      </w:pPr>
      <w:rPr>
        <w:rFonts w:ascii="Times New Roman" w:hAnsi="Times New Roman" w:cs="Times New Roman"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2"/>
  </w:num>
  <w:num w:numId="2">
    <w:abstractNumId w:val="8"/>
  </w:num>
  <w:num w:numId="3">
    <w:abstractNumId w:val="9"/>
  </w:num>
  <w:num w:numId="4">
    <w:abstractNumId w:val="10"/>
  </w:num>
  <w:num w:numId="5">
    <w:abstractNumId w:val="11"/>
  </w:num>
  <w:num w:numId="6">
    <w:abstractNumId w:val="1"/>
  </w:num>
  <w:num w:numId="7">
    <w:abstractNumId w:val="2"/>
  </w:num>
  <w:num w:numId="8">
    <w:abstractNumId w:val="6"/>
  </w:num>
  <w:num w:numId="9">
    <w:abstractNumId w:val="12"/>
  </w:num>
  <w:num w:numId="10">
    <w:abstractNumId w:val="7"/>
  </w:num>
  <w:num w:numId="11">
    <w:abstractNumId w:val="13"/>
  </w:num>
  <w:num w:numId="12">
    <w:abstractNumId w:val="3"/>
  </w:num>
  <w:num w:numId="13">
    <w:abstractNumId w:val="14"/>
  </w:num>
  <w:num w:numId="14">
    <w:abstractNumId w:val="15"/>
  </w:num>
  <w:num w:numId="15">
    <w:abstractNumId w:val="16"/>
  </w:num>
  <w:num w:numId="16">
    <w:abstractNumId w:val="18"/>
  </w:num>
  <w:num w:numId="17">
    <w:abstractNumId w:val="19"/>
  </w:num>
  <w:num w:numId="18">
    <w:abstractNumId w:val="20"/>
  </w:num>
  <w:num w:numId="19">
    <w:abstractNumId w:val="21"/>
  </w:num>
  <w:num w:numId="20">
    <w:abstractNumId w:val="22"/>
  </w:num>
  <w:num w:numId="21">
    <w:abstractNumId w:val="17"/>
  </w:num>
  <w:num w:numId="22">
    <w:abstractNumId w:val="31"/>
  </w:num>
  <w:num w:numId="23">
    <w:abstractNumId w:val="4"/>
  </w:num>
  <w:num w:numId="24">
    <w:abstractNumId w:val="0"/>
  </w:num>
  <w:num w:numId="25">
    <w:abstractNumId w:val="5"/>
  </w:num>
  <w:num w:numId="26">
    <w:abstractNumId w:val="29"/>
  </w:num>
  <w:num w:numId="27">
    <w:abstractNumId w:val="30"/>
  </w:num>
  <w:num w:numId="28">
    <w:abstractNumId w:val="23"/>
  </w:num>
  <w:num w:numId="29">
    <w:abstractNumId w:val="24"/>
  </w:num>
  <w:num w:numId="30">
    <w:abstractNumId w:val="25"/>
  </w:num>
  <w:num w:numId="31">
    <w:abstractNumId w:val="26"/>
  </w:num>
  <w:num w:numId="32">
    <w:abstractNumId w:val="28"/>
  </w:num>
  <w:num w:numId="3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embedSystemFonts/>
  <w:proofState w:grammar="clean"/>
  <w:trackRevisions/>
  <w:defaultTabStop w:val="420"/>
  <w:drawingGridVerticalSpacing w:val="156"/>
  <w:noPunctuationKerning/>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021A8A"/>
    <w:rsid w:val="000336E2"/>
    <w:rsid w:val="001D5B5A"/>
    <w:rsid w:val="0036728A"/>
    <w:rsid w:val="003E7E79"/>
    <w:rsid w:val="004B2AF8"/>
    <w:rsid w:val="0056514A"/>
    <w:rsid w:val="006117A3"/>
    <w:rsid w:val="00624CDF"/>
    <w:rsid w:val="006F398B"/>
    <w:rsid w:val="007A0DEB"/>
    <w:rsid w:val="00820D4D"/>
    <w:rsid w:val="00854FD6"/>
    <w:rsid w:val="00A26D23"/>
    <w:rsid w:val="00CF7E16"/>
    <w:rsid w:val="00EC0997"/>
    <w:rsid w:val="0142726E"/>
    <w:rsid w:val="014D2213"/>
    <w:rsid w:val="01786400"/>
    <w:rsid w:val="018F7C88"/>
    <w:rsid w:val="01993CD4"/>
    <w:rsid w:val="01A248AD"/>
    <w:rsid w:val="01A93721"/>
    <w:rsid w:val="01CF2635"/>
    <w:rsid w:val="01D15BD4"/>
    <w:rsid w:val="0219130A"/>
    <w:rsid w:val="022915F6"/>
    <w:rsid w:val="027B7BB1"/>
    <w:rsid w:val="02B42EAC"/>
    <w:rsid w:val="02C07F2D"/>
    <w:rsid w:val="02DC0A46"/>
    <w:rsid w:val="02EA5C6A"/>
    <w:rsid w:val="02ED0963"/>
    <w:rsid w:val="02EE5599"/>
    <w:rsid w:val="03016956"/>
    <w:rsid w:val="03356F32"/>
    <w:rsid w:val="03450D7F"/>
    <w:rsid w:val="03824E38"/>
    <w:rsid w:val="038652CD"/>
    <w:rsid w:val="03C3276B"/>
    <w:rsid w:val="03C6033E"/>
    <w:rsid w:val="040B5FCB"/>
    <w:rsid w:val="041A16CB"/>
    <w:rsid w:val="044E0B61"/>
    <w:rsid w:val="04564DFD"/>
    <w:rsid w:val="04782B14"/>
    <w:rsid w:val="048C7301"/>
    <w:rsid w:val="049135DB"/>
    <w:rsid w:val="049D04B1"/>
    <w:rsid w:val="04B57DEA"/>
    <w:rsid w:val="04B70616"/>
    <w:rsid w:val="04BA3806"/>
    <w:rsid w:val="04FE206B"/>
    <w:rsid w:val="05157E87"/>
    <w:rsid w:val="05441958"/>
    <w:rsid w:val="055871B2"/>
    <w:rsid w:val="055C3793"/>
    <w:rsid w:val="0578467F"/>
    <w:rsid w:val="058E07A3"/>
    <w:rsid w:val="05A37D50"/>
    <w:rsid w:val="05B16A5F"/>
    <w:rsid w:val="05E22538"/>
    <w:rsid w:val="05E659B3"/>
    <w:rsid w:val="05EC3EB5"/>
    <w:rsid w:val="05F517EA"/>
    <w:rsid w:val="060427AB"/>
    <w:rsid w:val="06274723"/>
    <w:rsid w:val="06463A9C"/>
    <w:rsid w:val="065106A9"/>
    <w:rsid w:val="065F2903"/>
    <w:rsid w:val="067A1A5C"/>
    <w:rsid w:val="069D1B41"/>
    <w:rsid w:val="06A60D79"/>
    <w:rsid w:val="06A77EAD"/>
    <w:rsid w:val="06B370F0"/>
    <w:rsid w:val="06C84A90"/>
    <w:rsid w:val="071F2A4D"/>
    <w:rsid w:val="073330DD"/>
    <w:rsid w:val="078D76B5"/>
    <w:rsid w:val="07AA6098"/>
    <w:rsid w:val="07D34B23"/>
    <w:rsid w:val="07D72357"/>
    <w:rsid w:val="080F337F"/>
    <w:rsid w:val="08190C92"/>
    <w:rsid w:val="084C42D8"/>
    <w:rsid w:val="084F645D"/>
    <w:rsid w:val="08690032"/>
    <w:rsid w:val="088B4DA7"/>
    <w:rsid w:val="08AD774B"/>
    <w:rsid w:val="08AD7F2D"/>
    <w:rsid w:val="091129F2"/>
    <w:rsid w:val="09500683"/>
    <w:rsid w:val="09546E4B"/>
    <w:rsid w:val="09E37BA4"/>
    <w:rsid w:val="09E426EF"/>
    <w:rsid w:val="09FA3D14"/>
    <w:rsid w:val="0A70766B"/>
    <w:rsid w:val="0A820658"/>
    <w:rsid w:val="0A984988"/>
    <w:rsid w:val="0AA11B10"/>
    <w:rsid w:val="0AAB0292"/>
    <w:rsid w:val="0AC3070B"/>
    <w:rsid w:val="0ACC4720"/>
    <w:rsid w:val="0ADB6AB2"/>
    <w:rsid w:val="0B146F75"/>
    <w:rsid w:val="0BA12E4C"/>
    <w:rsid w:val="0BB12ECB"/>
    <w:rsid w:val="0BC01411"/>
    <w:rsid w:val="0BC66A26"/>
    <w:rsid w:val="0BD72AF3"/>
    <w:rsid w:val="0BDB433E"/>
    <w:rsid w:val="0BDF7FD1"/>
    <w:rsid w:val="0C5570AA"/>
    <w:rsid w:val="0C5E5AEA"/>
    <w:rsid w:val="0C5F69C3"/>
    <w:rsid w:val="0C7A5ACA"/>
    <w:rsid w:val="0C7B783F"/>
    <w:rsid w:val="0CC025DF"/>
    <w:rsid w:val="0CC107C2"/>
    <w:rsid w:val="0CD64268"/>
    <w:rsid w:val="0CF12121"/>
    <w:rsid w:val="0CF1289B"/>
    <w:rsid w:val="0CF3622C"/>
    <w:rsid w:val="0CFD7927"/>
    <w:rsid w:val="0D08441D"/>
    <w:rsid w:val="0D0A71A0"/>
    <w:rsid w:val="0D3A4ECC"/>
    <w:rsid w:val="0D4E74D9"/>
    <w:rsid w:val="0D512E96"/>
    <w:rsid w:val="0D527AE2"/>
    <w:rsid w:val="0D684EA6"/>
    <w:rsid w:val="0D8601F4"/>
    <w:rsid w:val="0D990296"/>
    <w:rsid w:val="0DB66500"/>
    <w:rsid w:val="0DC01CEB"/>
    <w:rsid w:val="0DD103D6"/>
    <w:rsid w:val="0DD9326A"/>
    <w:rsid w:val="0E060E4C"/>
    <w:rsid w:val="0E211B3B"/>
    <w:rsid w:val="0E463CD6"/>
    <w:rsid w:val="0E865B18"/>
    <w:rsid w:val="0E8F550F"/>
    <w:rsid w:val="0E9D47FF"/>
    <w:rsid w:val="0EAC4927"/>
    <w:rsid w:val="0EC717AA"/>
    <w:rsid w:val="0ECB109B"/>
    <w:rsid w:val="0EF910AA"/>
    <w:rsid w:val="0F0F7675"/>
    <w:rsid w:val="0F330E70"/>
    <w:rsid w:val="0F5817B4"/>
    <w:rsid w:val="0F6C7660"/>
    <w:rsid w:val="0F822558"/>
    <w:rsid w:val="0F9B7379"/>
    <w:rsid w:val="0FB353C4"/>
    <w:rsid w:val="0FC574B8"/>
    <w:rsid w:val="1048143F"/>
    <w:rsid w:val="106E22EA"/>
    <w:rsid w:val="10724C3C"/>
    <w:rsid w:val="108441F2"/>
    <w:rsid w:val="10A366DB"/>
    <w:rsid w:val="10A46690"/>
    <w:rsid w:val="10FF6F8D"/>
    <w:rsid w:val="110C7BA8"/>
    <w:rsid w:val="11283100"/>
    <w:rsid w:val="113F31D7"/>
    <w:rsid w:val="11765B9F"/>
    <w:rsid w:val="11A448DA"/>
    <w:rsid w:val="11B01626"/>
    <w:rsid w:val="11B82E6F"/>
    <w:rsid w:val="11B92C6A"/>
    <w:rsid w:val="11EB635F"/>
    <w:rsid w:val="11F6777B"/>
    <w:rsid w:val="11FD271E"/>
    <w:rsid w:val="12035E5F"/>
    <w:rsid w:val="124C59E6"/>
    <w:rsid w:val="12B6762E"/>
    <w:rsid w:val="130203C2"/>
    <w:rsid w:val="13132439"/>
    <w:rsid w:val="131E0D03"/>
    <w:rsid w:val="131F7A63"/>
    <w:rsid w:val="13535B20"/>
    <w:rsid w:val="1362267A"/>
    <w:rsid w:val="137D3F5D"/>
    <w:rsid w:val="137E6C65"/>
    <w:rsid w:val="13C43245"/>
    <w:rsid w:val="14167131"/>
    <w:rsid w:val="14185C5A"/>
    <w:rsid w:val="142E7DD5"/>
    <w:rsid w:val="14485179"/>
    <w:rsid w:val="147E505C"/>
    <w:rsid w:val="14895910"/>
    <w:rsid w:val="148D0976"/>
    <w:rsid w:val="14953E29"/>
    <w:rsid w:val="14CB74F2"/>
    <w:rsid w:val="14DF46DF"/>
    <w:rsid w:val="15823D27"/>
    <w:rsid w:val="15866F96"/>
    <w:rsid w:val="15962E6C"/>
    <w:rsid w:val="15BE4A69"/>
    <w:rsid w:val="15C70B95"/>
    <w:rsid w:val="15DB2ACD"/>
    <w:rsid w:val="16056DE2"/>
    <w:rsid w:val="160C7136"/>
    <w:rsid w:val="16100EBC"/>
    <w:rsid w:val="165F0EC6"/>
    <w:rsid w:val="16881DB0"/>
    <w:rsid w:val="168D2318"/>
    <w:rsid w:val="169476A3"/>
    <w:rsid w:val="169D1540"/>
    <w:rsid w:val="16F04618"/>
    <w:rsid w:val="17042A9E"/>
    <w:rsid w:val="173F71B2"/>
    <w:rsid w:val="175F207F"/>
    <w:rsid w:val="175F4C3E"/>
    <w:rsid w:val="1779611E"/>
    <w:rsid w:val="17871AB9"/>
    <w:rsid w:val="17E25FEF"/>
    <w:rsid w:val="18696362"/>
    <w:rsid w:val="188A4066"/>
    <w:rsid w:val="18AC5BC0"/>
    <w:rsid w:val="18B91EA4"/>
    <w:rsid w:val="18BE6029"/>
    <w:rsid w:val="18C2340C"/>
    <w:rsid w:val="18F71912"/>
    <w:rsid w:val="190808C4"/>
    <w:rsid w:val="19126746"/>
    <w:rsid w:val="19314978"/>
    <w:rsid w:val="19866FDD"/>
    <w:rsid w:val="19AC28BC"/>
    <w:rsid w:val="19AC5499"/>
    <w:rsid w:val="19B90E0D"/>
    <w:rsid w:val="19ED3AFE"/>
    <w:rsid w:val="1A31531A"/>
    <w:rsid w:val="1A42337B"/>
    <w:rsid w:val="1AD11BFF"/>
    <w:rsid w:val="1AD30B2A"/>
    <w:rsid w:val="1AD5039F"/>
    <w:rsid w:val="1AD521E6"/>
    <w:rsid w:val="1AD81765"/>
    <w:rsid w:val="1AFE7D5C"/>
    <w:rsid w:val="1B512FAB"/>
    <w:rsid w:val="1B957A5F"/>
    <w:rsid w:val="1BAA35C1"/>
    <w:rsid w:val="1BDB4DA0"/>
    <w:rsid w:val="1C1B0F2C"/>
    <w:rsid w:val="1C2C2A33"/>
    <w:rsid w:val="1C3C4712"/>
    <w:rsid w:val="1C450E47"/>
    <w:rsid w:val="1C553030"/>
    <w:rsid w:val="1C644E31"/>
    <w:rsid w:val="1C732BDB"/>
    <w:rsid w:val="1CA6022B"/>
    <w:rsid w:val="1CB268BD"/>
    <w:rsid w:val="1CBA5A40"/>
    <w:rsid w:val="1CBE25D2"/>
    <w:rsid w:val="1CE36E2D"/>
    <w:rsid w:val="1CE75BC2"/>
    <w:rsid w:val="1D0C3139"/>
    <w:rsid w:val="1D150EB0"/>
    <w:rsid w:val="1D322013"/>
    <w:rsid w:val="1DA77511"/>
    <w:rsid w:val="1DCB5597"/>
    <w:rsid w:val="1DE93295"/>
    <w:rsid w:val="1DFA2B25"/>
    <w:rsid w:val="1E4470C4"/>
    <w:rsid w:val="1E5C2966"/>
    <w:rsid w:val="1E774FAE"/>
    <w:rsid w:val="1E782EB9"/>
    <w:rsid w:val="1E9711F6"/>
    <w:rsid w:val="1EAA446D"/>
    <w:rsid w:val="1EB67448"/>
    <w:rsid w:val="1ED57720"/>
    <w:rsid w:val="1EDB0BF6"/>
    <w:rsid w:val="1EDC39B2"/>
    <w:rsid w:val="1EE650E6"/>
    <w:rsid w:val="1EF36D81"/>
    <w:rsid w:val="1F39234D"/>
    <w:rsid w:val="1F4D5B1A"/>
    <w:rsid w:val="1F535E7B"/>
    <w:rsid w:val="1F68393D"/>
    <w:rsid w:val="1F7A0FF1"/>
    <w:rsid w:val="1FA53F69"/>
    <w:rsid w:val="20075B55"/>
    <w:rsid w:val="2009237F"/>
    <w:rsid w:val="2036286A"/>
    <w:rsid w:val="206633EF"/>
    <w:rsid w:val="20984C37"/>
    <w:rsid w:val="209E244A"/>
    <w:rsid w:val="20A00FC2"/>
    <w:rsid w:val="20A05412"/>
    <w:rsid w:val="20BB7BA6"/>
    <w:rsid w:val="21067D78"/>
    <w:rsid w:val="213670C5"/>
    <w:rsid w:val="213C2209"/>
    <w:rsid w:val="215247D5"/>
    <w:rsid w:val="21597BA7"/>
    <w:rsid w:val="21AA0CB0"/>
    <w:rsid w:val="21AF5413"/>
    <w:rsid w:val="21DD5560"/>
    <w:rsid w:val="226E1ACB"/>
    <w:rsid w:val="22806FB1"/>
    <w:rsid w:val="22807809"/>
    <w:rsid w:val="22CC26BC"/>
    <w:rsid w:val="22D25CE6"/>
    <w:rsid w:val="22EF7A08"/>
    <w:rsid w:val="231F6324"/>
    <w:rsid w:val="23512906"/>
    <w:rsid w:val="23704702"/>
    <w:rsid w:val="239203CC"/>
    <w:rsid w:val="23AD2D2D"/>
    <w:rsid w:val="23B1107B"/>
    <w:rsid w:val="23BF5FF1"/>
    <w:rsid w:val="23E87E97"/>
    <w:rsid w:val="23FB0898"/>
    <w:rsid w:val="24123FD3"/>
    <w:rsid w:val="24320930"/>
    <w:rsid w:val="2432470F"/>
    <w:rsid w:val="2438424F"/>
    <w:rsid w:val="24432141"/>
    <w:rsid w:val="24464990"/>
    <w:rsid w:val="24483AD8"/>
    <w:rsid w:val="24503DD7"/>
    <w:rsid w:val="245F24AF"/>
    <w:rsid w:val="24860522"/>
    <w:rsid w:val="24A406E6"/>
    <w:rsid w:val="24BE3A31"/>
    <w:rsid w:val="24CD4CA6"/>
    <w:rsid w:val="24CF08BB"/>
    <w:rsid w:val="24D72617"/>
    <w:rsid w:val="2547610D"/>
    <w:rsid w:val="256059A4"/>
    <w:rsid w:val="256F309D"/>
    <w:rsid w:val="256F6F38"/>
    <w:rsid w:val="2575204B"/>
    <w:rsid w:val="258C30AC"/>
    <w:rsid w:val="259158C6"/>
    <w:rsid w:val="25A4503E"/>
    <w:rsid w:val="25CA7556"/>
    <w:rsid w:val="25F60311"/>
    <w:rsid w:val="25F711CA"/>
    <w:rsid w:val="25F76665"/>
    <w:rsid w:val="26264E89"/>
    <w:rsid w:val="263607ED"/>
    <w:rsid w:val="26397E72"/>
    <w:rsid w:val="263D4163"/>
    <w:rsid w:val="267A5D9F"/>
    <w:rsid w:val="267C252E"/>
    <w:rsid w:val="26991C94"/>
    <w:rsid w:val="26C678E7"/>
    <w:rsid w:val="26D41EC6"/>
    <w:rsid w:val="26D77D69"/>
    <w:rsid w:val="26D90C0E"/>
    <w:rsid w:val="26DD12C2"/>
    <w:rsid w:val="26F827DC"/>
    <w:rsid w:val="270C7A73"/>
    <w:rsid w:val="274F2362"/>
    <w:rsid w:val="276A3B76"/>
    <w:rsid w:val="27805635"/>
    <w:rsid w:val="27ED4584"/>
    <w:rsid w:val="280762B5"/>
    <w:rsid w:val="28431DAF"/>
    <w:rsid w:val="284D6F9D"/>
    <w:rsid w:val="285F4848"/>
    <w:rsid w:val="286E2440"/>
    <w:rsid w:val="286F1C82"/>
    <w:rsid w:val="2889246B"/>
    <w:rsid w:val="28A4053F"/>
    <w:rsid w:val="28E6251E"/>
    <w:rsid w:val="28EA7568"/>
    <w:rsid w:val="29117726"/>
    <w:rsid w:val="292F38E7"/>
    <w:rsid w:val="294F0B5E"/>
    <w:rsid w:val="29533F78"/>
    <w:rsid w:val="299A3E3C"/>
    <w:rsid w:val="299A6E28"/>
    <w:rsid w:val="299A785D"/>
    <w:rsid w:val="2A1D0DAE"/>
    <w:rsid w:val="2A3226F8"/>
    <w:rsid w:val="2A3A7A6A"/>
    <w:rsid w:val="2A57542D"/>
    <w:rsid w:val="2AA85737"/>
    <w:rsid w:val="2ABE6AFB"/>
    <w:rsid w:val="2B15208B"/>
    <w:rsid w:val="2B2A7523"/>
    <w:rsid w:val="2B372AAD"/>
    <w:rsid w:val="2B520ECE"/>
    <w:rsid w:val="2B72154E"/>
    <w:rsid w:val="2B7E1765"/>
    <w:rsid w:val="2BB11F15"/>
    <w:rsid w:val="2BC94FAF"/>
    <w:rsid w:val="2BEB0F3B"/>
    <w:rsid w:val="2C2B1777"/>
    <w:rsid w:val="2C3305E8"/>
    <w:rsid w:val="2C381211"/>
    <w:rsid w:val="2C3C4B5C"/>
    <w:rsid w:val="2C4F798E"/>
    <w:rsid w:val="2C610062"/>
    <w:rsid w:val="2C6442AE"/>
    <w:rsid w:val="2C675A2F"/>
    <w:rsid w:val="2C8A51E0"/>
    <w:rsid w:val="2C9A5304"/>
    <w:rsid w:val="2CB0603B"/>
    <w:rsid w:val="2CBF745B"/>
    <w:rsid w:val="2CD273D8"/>
    <w:rsid w:val="2CF15F96"/>
    <w:rsid w:val="2CFF27D1"/>
    <w:rsid w:val="2D243B40"/>
    <w:rsid w:val="2D356E71"/>
    <w:rsid w:val="2D77333E"/>
    <w:rsid w:val="2D817760"/>
    <w:rsid w:val="2D84770B"/>
    <w:rsid w:val="2D9B1C44"/>
    <w:rsid w:val="2DA23C82"/>
    <w:rsid w:val="2DD72CED"/>
    <w:rsid w:val="2DF23069"/>
    <w:rsid w:val="2E3B535F"/>
    <w:rsid w:val="2E6E366D"/>
    <w:rsid w:val="2E816A13"/>
    <w:rsid w:val="2E8B2247"/>
    <w:rsid w:val="2E903916"/>
    <w:rsid w:val="2EA66BDF"/>
    <w:rsid w:val="2EB54E4F"/>
    <w:rsid w:val="2EB84232"/>
    <w:rsid w:val="2EBE1A26"/>
    <w:rsid w:val="2ED34ABB"/>
    <w:rsid w:val="2EEE3135"/>
    <w:rsid w:val="2F0B3E88"/>
    <w:rsid w:val="2F0F073D"/>
    <w:rsid w:val="2F357EB7"/>
    <w:rsid w:val="2F5661DA"/>
    <w:rsid w:val="2F861E31"/>
    <w:rsid w:val="2FD2184B"/>
    <w:rsid w:val="2FD4099F"/>
    <w:rsid w:val="301D02DD"/>
    <w:rsid w:val="302D7709"/>
    <w:rsid w:val="303F7D23"/>
    <w:rsid w:val="306B49A3"/>
    <w:rsid w:val="307F4079"/>
    <w:rsid w:val="30801BF2"/>
    <w:rsid w:val="30984D27"/>
    <w:rsid w:val="30A141B4"/>
    <w:rsid w:val="30BC6681"/>
    <w:rsid w:val="30DD101A"/>
    <w:rsid w:val="30F179BD"/>
    <w:rsid w:val="30F33745"/>
    <w:rsid w:val="312166F1"/>
    <w:rsid w:val="313A3BCB"/>
    <w:rsid w:val="31463F39"/>
    <w:rsid w:val="31652E7F"/>
    <w:rsid w:val="318473F3"/>
    <w:rsid w:val="31DB5832"/>
    <w:rsid w:val="31F6103D"/>
    <w:rsid w:val="32444EF7"/>
    <w:rsid w:val="32623208"/>
    <w:rsid w:val="32740054"/>
    <w:rsid w:val="32A83F39"/>
    <w:rsid w:val="32B7115F"/>
    <w:rsid w:val="32C15621"/>
    <w:rsid w:val="32EB16E4"/>
    <w:rsid w:val="32FB32CC"/>
    <w:rsid w:val="33131E0B"/>
    <w:rsid w:val="33382CC2"/>
    <w:rsid w:val="33546D0A"/>
    <w:rsid w:val="336119ED"/>
    <w:rsid w:val="338F3C0C"/>
    <w:rsid w:val="33951F41"/>
    <w:rsid w:val="33A94287"/>
    <w:rsid w:val="33AA3B21"/>
    <w:rsid w:val="34092890"/>
    <w:rsid w:val="341A6460"/>
    <w:rsid w:val="349A21DF"/>
    <w:rsid w:val="349C0EB5"/>
    <w:rsid w:val="34A061D7"/>
    <w:rsid w:val="34F0615C"/>
    <w:rsid w:val="354A2D37"/>
    <w:rsid w:val="3550477E"/>
    <w:rsid w:val="355F1DF8"/>
    <w:rsid w:val="3591387C"/>
    <w:rsid w:val="35CF0A72"/>
    <w:rsid w:val="35EB1F12"/>
    <w:rsid w:val="35F20EA4"/>
    <w:rsid w:val="35FC00FC"/>
    <w:rsid w:val="361D7801"/>
    <w:rsid w:val="363146FF"/>
    <w:rsid w:val="367B71A0"/>
    <w:rsid w:val="36A760C2"/>
    <w:rsid w:val="36C96360"/>
    <w:rsid w:val="36D018CF"/>
    <w:rsid w:val="37096D46"/>
    <w:rsid w:val="372F4F3B"/>
    <w:rsid w:val="37530204"/>
    <w:rsid w:val="37913541"/>
    <w:rsid w:val="37973E87"/>
    <w:rsid w:val="37A12B91"/>
    <w:rsid w:val="37EA1020"/>
    <w:rsid w:val="38143D23"/>
    <w:rsid w:val="382B53B2"/>
    <w:rsid w:val="388E1448"/>
    <w:rsid w:val="38B636F4"/>
    <w:rsid w:val="38D66FA2"/>
    <w:rsid w:val="38D80FF1"/>
    <w:rsid w:val="38F46B96"/>
    <w:rsid w:val="39162F73"/>
    <w:rsid w:val="393209A3"/>
    <w:rsid w:val="3932680A"/>
    <w:rsid w:val="399611E3"/>
    <w:rsid w:val="39E06DD8"/>
    <w:rsid w:val="39FD1ADB"/>
    <w:rsid w:val="3A151DFD"/>
    <w:rsid w:val="3A174711"/>
    <w:rsid w:val="3A6141D1"/>
    <w:rsid w:val="3A851421"/>
    <w:rsid w:val="3A8A6349"/>
    <w:rsid w:val="3A8E3859"/>
    <w:rsid w:val="3AB40B6C"/>
    <w:rsid w:val="3B0A316B"/>
    <w:rsid w:val="3B0D6498"/>
    <w:rsid w:val="3B192216"/>
    <w:rsid w:val="3B1F5BF7"/>
    <w:rsid w:val="3B3248CF"/>
    <w:rsid w:val="3B615E53"/>
    <w:rsid w:val="3B9A2A32"/>
    <w:rsid w:val="3BAD44FC"/>
    <w:rsid w:val="3BD708AE"/>
    <w:rsid w:val="3C802529"/>
    <w:rsid w:val="3C8E4D12"/>
    <w:rsid w:val="3CB5165E"/>
    <w:rsid w:val="3CC41EBF"/>
    <w:rsid w:val="3CF54423"/>
    <w:rsid w:val="3CF554D0"/>
    <w:rsid w:val="3D43453C"/>
    <w:rsid w:val="3D693EEB"/>
    <w:rsid w:val="3D6F7FE4"/>
    <w:rsid w:val="3D985313"/>
    <w:rsid w:val="3DBE6A9C"/>
    <w:rsid w:val="3DC068C9"/>
    <w:rsid w:val="3DF32204"/>
    <w:rsid w:val="3DF91886"/>
    <w:rsid w:val="3E4D5E89"/>
    <w:rsid w:val="3E55320A"/>
    <w:rsid w:val="3E8A261D"/>
    <w:rsid w:val="3EAA25EA"/>
    <w:rsid w:val="3EB37331"/>
    <w:rsid w:val="3EFA7FA0"/>
    <w:rsid w:val="3F062B7A"/>
    <w:rsid w:val="3F361405"/>
    <w:rsid w:val="3F652A67"/>
    <w:rsid w:val="3F943E5C"/>
    <w:rsid w:val="3F972A18"/>
    <w:rsid w:val="3FBB5CC5"/>
    <w:rsid w:val="3FD11765"/>
    <w:rsid w:val="3FEF3685"/>
    <w:rsid w:val="3FF5290E"/>
    <w:rsid w:val="40010D17"/>
    <w:rsid w:val="40302232"/>
    <w:rsid w:val="404F710A"/>
    <w:rsid w:val="406B22E7"/>
    <w:rsid w:val="40737615"/>
    <w:rsid w:val="409901FC"/>
    <w:rsid w:val="40A85D94"/>
    <w:rsid w:val="40B44181"/>
    <w:rsid w:val="40C864BF"/>
    <w:rsid w:val="40D011AE"/>
    <w:rsid w:val="40D55169"/>
    <w:rsid w:val="40E950B5"/>
    <w:rsid w:val="41395BBE"/>
    <w:rsid w:val="415B18EA"/>
    <w:rsid w:val="41635D5D"/>
    <w:rsid w:val="416D0D6C"/>
    <w:rsid w:val="416E16E7"/>
    <w:rsid w:val="418E27FC"/>
    <w:rsid w:val="41B21F17"/>
    <w:rsid w:val="41B44EA1"/>
    <w:rsid w:val="41BA19A9"/>
    <w:rsid w:val="41CF2DE3"/>
    <w:rsid w:val="41FD4268"/>
    <w:rsid w:val="420130EA"/>
    <w:rsid w:val="425B2298"/>
    <w:rsid w:val="427F40B2"/>
    <w:rsid w:val="42893BA2"/>
    <w:rsid w:val="428B4ED3"/>
    <w:rsid w:val="429E32FB"/>
    <w:rsid w:val="42D37929"/>
    <w:rsid w:val="42F963A9"/>
    <w:rsid w:val="43043BED"/>
    <w:rsid w:val="432668B6"/>
    <w:rsid w:val="43315004"/>
    <w:rsid w:val="43425958"/>
    <w:rsid w:val="437F67B2"/>
    <w:rsid w:val="43A31142"/>
    <w:rsid w:val="43A510A4"/>
    <w:rsid w:val="43A66451"/>
    <w:rsid w:val="43B42D50"/>
    <w:rsid w:val="43BA57E7"/>
    <w:rsid w:val="43BE1B31"/>
    <w:rsid w:val="43D340B5"/>
    <w:rsid w:val="44195CA2"/>
    <w:rsid w:val="4438562F"/>
    <w:rsid w:val="447E6E46"/>
    <w:rsid w:val="44917BF6"/>
    <w:rsid w:val="44AE7FCA"/>
    <w:rsid w:val="44B015BB"/>
    <w:rsid w:val="451B740B"/>
    <w:rsid w:val="452E63E9"/>
    <w:rsid w:val="45454D79"/>
    <w:rsid w:val="45530ECF"/>
    <w:rsid w:val="458715AA"/>
    <w:rsid w:val="459A60C5"/>
    <w:rsid w:val="459D670B"/>
    <w:rsid w:val="45C4532A"/>
    <w:rsid w:val="45DE74EA"/>
    <w:rsid w:val="45E60280"/>
    <w:rsid w:val="45E96F75"/>
    <w:rsid w:val="46183E39"/>
    <w:rsid w:val="46421940"/>
    <w:rsid w:val="46542E43"/>
    <w:rsid w:val="466C4218"/>
    <w:rsid w:val="466F1DF1"/>
    <w:rsid w:val="46942ADB"/>
    <w:rsid w:val="46A50A3C"/>
    <w:rsid w:val="46C0788D"/>
    <w:rsid w:val="46C31B6C"/>
    <w:rsid w:val="46E02121"/>
    <w:rsid w:val="4713208E"/>
    <w:rsid w:val="47285228"/>
    <w:rsid w:val="47751E43"/>
    <w:rsid w:val="47882FF2"/>
    <w:rsid w:val="47996F3F"/>
    <w:rsid w:val="47C355FD"/>
    <w:rsid w:val="47CB505D"/>
    <w:rsid w:val="47ED77CC"/>
    <w:rsid w:val="47F60830"/>
    <w:rsid w:val="48147036"/>
    <w:rsid w:val="484B0EAE"/>
    <w:rsid w:val="48804065"/>
    <w:rsid w:val="489D16B6"/>
    <w:rsid w:val="48AB0733"/>
    <w:rsid w:val="48EB5F44"/>
    <w:rsid w:val="48F23C71"/>
    <w:rsid w:val="48F64795"/>
    <w:rsid w:val="490644A7"/>
    <w:rsid w:val="490E679D"/>
    <w:rsid w:val="491127A6"/>
    <w:rsid w:val="49147927"/>
    <w:rsid w:val="49404DAC"/>
    <w:rsid w:val="496528E9"/>
    <w:rsid w:val="49A408C6"/>
    <w:rsid w:val="49B86356"/>
    <w:rsid w:val="49BC77F9"/>
    <w:rsid w:val="4A463AE5"/>
    <w:rsid w:val="4A524C3C"/>
    <w:rsid w:val="4AAA5352"/>
    <w:rsid w:val="4AAD29BE"/>
    <w:rsid w:val="4AB276ED"/>
    <w:rsid w:val="4ADD371A"/>
    <w:rsid w:val="4AED6268"/>
    <w:rsid w:val="4B3C4DA7"/>
    <w:rsid w:val="4B456381"/>
    <w:rsid w:val="4B4D6824"/>
    <w:rsid w:val="4B581CBA"/>
    <w:rsid w:val="4B68499E"/>
    <w:rsid w:val="4B8425C5"/>
    <w:rsid w:val="4B8B434B"/>
    <w:rsid w:val="4B914F84"/>
    <w:rsid w:val="4B962A1A"/>
    <w:rsid w:val="4BA430B3"/>
    <w:rsid w:val="4C5679AF"/>
    <w:rsid w:val="4C855AA5"/>
    <w:rsid w:val="4C941F26"/>
    <w:rsid w:val="4CB23779"/>
    <w:rsid w:val="4CC32BB6"/>
    <w:rsid w:val="4D0B6D57"/>
    <w:rsid w:val="4D0D7184"/>
    <w:rsid w:val="4D405A9A"/>
    <w:rsid w:val="4D5E01A0"/>
    <w:rsid w:val="4D831547"/>
    <w:rsid w:val="4DE137F0"/>
    <w:rsid w:val="4E3F5CDD"/>
    <w:rsid w:val="4E9B6F28"/>
    <w:rsid w:val="4EA315D9"/>
    <w:rsid w:val="4EAB1EF6"/>
    <w:rsid w:val="4ED51E57"/>
    <w:rsid w:val="4EFB3A74"/>
    <w:rsid w:val="4F120E69"/>
    <w:rsid w:val="4F1E37A4"/>
    <w:rsid w:val="4F2E632E"/>
    <w:rsid w:val="4F3D113B"/>
    <w:rsid w:val="4F5152F9"/>
    <w:rsid w:val="4F592778"/>
    <w:rsid w:val="4F7E6D8C"/>
    <w:rsid w:val="4F8A4E7A"/>
    <w:rsid w:val="4F8D5376"/>
    <w:rsid w:val="4FA24D04"/>
    <w:rsid w:val="4FB726AB"/>
    <w:rsid w:val="4FB74C59"/>
    <w:rsid w:val="4FC84A73"/>
    <w:rsid w:val="4FCF7BF7"/>
    <w:rsid w:val="4FE83761"/>
    <w:rsid w:val="501F48B3"/>
    <w:rsid w:val="50431F6F"/>
    <w:rsid w:val="504943BA"/>
    <w:rsid w:val="5061511C"/>
    <w:rsid w:val="507C2F04"/>
    <w:rsid w:val="508B09E0"/>
    <w:rsid w:val="50A70839"/>
    <w:rsid w:val="51174007"/>
    <w:rsid w:val="513512B3"/>
    <w:rsid w:val="515962E5"/>
    <w:rsid w:val="515B693D"/>
    <w:rsid w:val="51634ED0"/>
    <w:rsid w:val="517C607A"/>
    <w:rsid w:val="51A95480"/>
    <w:rsid w:val="51C3673E"/>
    <w:rsid w:val="51CC6C7A"/>
    <w:rsid w:val="51D34508"/>
    <w:rsid w:val="51EC3228"/>
    <w:rsid w:val="52456065"/>
    <w:rsid w:val="52601719"/>
    <w:rsid w:val="526F2144"/>
    <w:rsid w:val="5279722C"/>
    <w:rsid w:val="52821A58"/>
    <w:rsid w:val="52E754A1"/>
    <w:rsid w:val="52EE1FF3"/>
    <w:rsid w:val="52F31360"/>
    <w:rsid w:val="530023F5"/>
    <w:rsid w:val="53366DA9"/>
    <w:rsid w:val="534034D5"/>
    <w:rsid w:val="534664A3"/>
    <w:rsid w:val="5377734E"/>
    <w:rsid w:val="53CD48C9"/>
    <w:rsid w:val="53D42AC1"/>
    <w:rsid w:val="53F20CCB"/>
    <w:rsid w:val="53FE259D"/>
    <w:rsid w:val="54182A14"/>
    <w:rsid w:val="541A4D04"/>
    <w:rsid w:val="542E14AF"/>
    <w:rsid w:val="5458400A"/>
    <w:rsid w:val="547524E7"/>
    <w:rsid w:val="547B630B"/>
    <w:rsid w:val="548A71FF"/>
    <w:rsid w:val="549E55E8"/>
    <w:rsid w:val="54BA4BD3"/>
    <w:rsid w:val="54FE0A87"/>
    <w:rsid w:val="551D5D7E"/>
    <w:rsid w:val="552C286E"/>
    <w:rsid w:val="55460432"/>
    <w:rsid w:val="556E4FCA"/>
    <w:rsid w:val="557C602E"/>
    <w:rsid w:val="558F76E9"/>
    <w:rsid w:val="559D73D6"/>
    <w:rsid w:val="55CD088C"/>
    <w:rsid w:val="55F1438B"/>
    <w:rsid w:val="56027FCB"/>
    <w:rsid w:val="560F35CB"/>
    <w:rsid w:val="56153FAD"/>
    <w:rsid w:val="56157DB7"/>
    <w:rsid w:val="56475A18"/>
    <w:rsid w:val="5650095D"/>
    <w:rsid w:val="56527EAC"/>
    <w:rsid w:val="567425D1"/>
    <w:rsid w:val="568130D2"/>
    <w:rsid w:val="5691476A"/>
    <w:rsid w:val="56D1728A"/>
    <w:rsid w:val="56D5453B"/>
    <w:rsid w:val="56FB7693"/>
    <w:rsid w:val="572C420D"/>
    <w:rsid w:val="573C6E1B"/>
    <w:rsid w:val="575A0BE8"/>
    <w:rsid w:val="575C2A22"/>
    <w:rsid w:val="57694017"/>
    <w:rsid w:val="576F36A1"/>
    <w:rsid w:val="578410C8"/>
    <w:rsid w:val="57B426F8"/>
    <w:rsid w:val="57E524A6"/>
    <w:rsid w:val="57E65B0A"/>
    <w:rsid w:val="57EB0C5F"/>
    <w:rsid w:val="57F224A1"/>
    <w:rsid w:val="58430BD4"/>
    <w:rsid w:val="58593A36"/>
    <w:rsid w:val="58656E10"/>
    <w:rsid w:val="58BB119A"/>
    <w:rsid w:val="58EF64A5"/>
    <w:rsid w:val="58FA73FA"/>
    <w:rsid w:val="5902693E"/>
    <w:rsid w:val="590F3E20"/>
    <w:rsid w:val="5937546C"/>
    <w:rsid w:val="59525AB8"/>
    <w:rsid w:val="59552FD3"/>
    <w:rsid w:val="59607AD7"/>
    <w:rsid w:val="59637783"/>
    <w:rsid w:val="598D5574"/>
    <w:rsid w:val="599700A8"/>
    <w:rsid w:val="59F635CF"/>
    <w:rsid w:val="5A3A5A8E"/>
    <w:rsid w:val="5A691822"/>
    <w:rsid w:val="5A725080"/>
    <w:rsid w:val="5A895D0C"/>
    <w:rsid w:val="5A8C4DD4"/>
    <w:rsid w:val="5A9750D9"/>
    <w:rsid w:val="5A98189F"/>
    <w:rsid w:val="5AE86CB3"/>
    <w:rsid w:val="5AF93518"/>
    <w:rsid w:val="5B1F7722"/>
    <w:rsid w:val="5B31475F"/>
    <w:rsid w:val="5B415B92"/>
    <w:rsid w:val="5B4D2980"/>
    <w:rsid w:val="5B63242C"/>
    <w:rsid w:val="5B907C3A"/>
    <w:rsid w:val="5BD52BDD"/>
    <w:rsid w:val="5BE00509"/>
    <w:rsid w:val="5C5239F9"/>
    <w:rsid w:val="5C565A2A"/>
    <w:rsid w:val="5C5D1E53"/>
    <w:rsid w:val="5C5E2ACB"/>
    <w:rsid w:val="5C737F6A"/>
    <w:rsid w:val="5C805A9F"/>
    <w:rsid w:val="5C8B05D5"/>
    <w:rsid w:val="5CB2634C"/>
    <w:rsid w:val="5CFA4362"/>
    <w:rsid w:val="5D325827"/>
    <w:rsid w:val="5D40074D"/>
    <w:rsid w:val="5D5C271E"/>
    <w:rsid w:val="5D6844CE"/>
    <w:rsid w:val="5D6A712C"/>
    <w:rsid w:val="5D8B4924"/>
    <w:rsid w:val="5DBE1A92"/>
    <w:rsid w:val="5DC464E9"/>
    <w:rsid w:val="5DDD5C47"/>
    <w:rsid w:val="5DF35EC1"/>
    <w:rsid w:val="5E296A7D"/>
    <w:rsid w:val="5E2A5180"/>
    <w:rsid w:val="5E2C4F26"/>
    <w:rsid w:val="5E3553C2"/>
    <w:rsid w:val="5E651116"/>
    <w:rsid w:val="5E6F10F3"/>
    <w:rsid w:val="5E70202D"/>
    <w:rsid w:val="5E825904"/>
    <w:rsid w:val="5E830CB8"/>
    <w:rsid w:val="5E8A2E69"/>
    <w:rsid w:val="5ECD6D47"/>
    <w:rsid w:val="5EE13709"/>
    <w:rsid w:val="5EE84284"/>
    <w:rsid w:val="5F2D0D36"/>
    <w:rsid w:val="5F2E6677"/>
    <w:rsid w:val="5F3D51F0"/>
    <w:rsid w:val="5FA735B8"/>
    <w:rsid w:val="5FB62715"/>
    <w:rsid w:val="5FD64745"/>
    <w:rsid w:val="5FE40E44"/>
    <w:rsid w:val="5FE67233"/>
    <w:rsid w:val="5FFC7EE0"/>
    <w:rsid w:val="600835A6"/>
    <w:rsid w:val="602105D2"/>
    <w:rsid w:val="60232D7B"/>
    <w:rsid w:val="6031044D"/>
    <w:rsid w:val="605B563E"/>
    <w:rsid w:val="606A77DA"/>
    <w:rsid w:val="60770657"/>
    <w:rsid w:val="60A00297"/>
    <w:rsid w:val="60BD474E"/>
    <w:rsid w:val="60CE62E2"/>
    <w:rsid w:val="60D03889"/>
    <w:rsid w:val="60F109D2"/>
    <w:rsid w:val="60FB582A"/>
    <w:rsid w:val="60FF1E90"/>
    <w:rsid w:val="612C79FB"/>
    <w:rsid w:val="61905E93"/>
    <w:rsid w:val="61C20397"/>
    <w:rsid w:val="61E54C64"/>
    <w:rsid w:val="61E660F7"/>
    <w:rsid w:val="61F6148C"/>
    <w:rsid w:val="62130205"/>
    <w:rsid w:val="62165B21"/>
    <w:rsid w:val="6252297E"/>
    <w:rsid w:val="625E490D"/>
    <w:rsid w:val="626C29B0"/>
    <w:rsid w:val="6290057F"/>
    <w:rsid w:val="62B91ECA"/>
    <w:rsid w:val="62C0184C"/>
    <w:rsid w:val="630222B8"/>
    <w:rsid w:val="630B3076"/>
    <w:rsid w:val="63264E5E"/>
    <w:rsid w:val="638338CA"/>
    <w:rsid w:val="63B70C95"/>
    <w:rsid w:val="63DA4074"/>
    <w:rsid w:val="63F86711"/>
    <w:rsid w:val="6438300F"/>
    <w:rsid w:val="645344EF"/>
    <w:rsid w:val="646F56CA"/>
    <w:rsid w:val="64741E2D"/>
    <w:rsid w:val="647522A9"/>
    <w:rsid w:val="648C15EA"/>
    <w:rsid w:val="64C54EC1"/>
    <w:rsid w:val="64D935D5"/>
    <w:rsid w:val="64DD15A9"/>
    <w:rsid w:val="64F2792D"/>
    <w:rsid w:val="6519578D"/>
    <w:rsid w:val="65423C79"/>
    <w:rsid w:val="6544739F"/>
    <w:rsid w:val="65564CA7"/>
    <w:rsid w:val="657120ED"/>
    <w:rsid w:val="65863534"/>
    <w:rsid w:val="659A55D3"/>
    <w:rsid w:val="659D0159"/>
    <w:rsid w:val="65A0092F"/>
    <w:rsid w:val="65BE6670"/>
    <w:rsid w:val="65CD17A3"/>
    <w:rsid w:val="65DE05F4"/>
    <w:rsid w:val="661E5CD4"/>
    <w:rsid w:val="66281DA9"/>
    <w:rsid w:val="66520CD0"/>
    <w:rsid w:val="665C7632"/>
    <w:rsid w:val="666D345A"/>
    <w:rsid w:val="669B1D17"/>
    <w:rsid w:val="66BF6BA5"/>
    <w:rsid w:val="66EB6BF9"/>
    <w:rsid w:val="670217EF"/>
    <w:rsid w:val="67251320"/>
    <w:rsid w:val="67457084"/>
    <w:rsid w:val="67890DF1"/>
    <w:rsid w:val="67CA0101"/>
    <w:rsid w:val="681C2B73"/>
    <w:rsid w:val="682269D1"/>
    <w:rsid w:val="68243137"/>
    <w:rsid w:val="68410633"/>
    <w:rsid w:val="68412D63"/>
    <w:rsid w:val="684A2CF4"/>
    <w:rsid w:val="685E745C"/>
    <w:rsid w:val="68874066"/>
    <w:rsid w:val="68F32CE5"/>
    <w:rsid w:val="68F504F2"/>
    <w:rsid w:val="693E36B0"/>
    <w:rsid w:val="693F3A06"/>
    <w:rsid w:val="695C1B87"/>
    <w:rsid w:val="69B13016"/>
    <w:rsid w:val="69BE7CE3"/>
    <w:rsid w:val="69F67B6B"/>
    <w:rsid w:val="69FF14FB"/>
    <w:rsid w:val="6A1F7E73"/>
    <w:rsid w:val="6A24291A"/>
    <w:rsid w:val="6A2D43B0"/>
    <w:rsid w:val="6A505614"/>
    <w:rsid w:val="6A756009"/>
    <w:rsid w:val="6A995113"/>
    <w:rsid w:val="6AA8249A"/>
    <w:rsid w:val="6B033146"/>
    <w:rsid w:val="6B2165E3"/>
    <w:rsid w:val="6B27791F"/>
    <w:rsid w:val="6B383CAE"/>
    <w:rsid w:val="6B5730F7"/>
    <w:rsid w:val="6B6C4828"/>
    <w:rsid w:val="6B7A19E8"/>
    <w:rsid w:val="6B7C41A8"/>
    <w:rsid w:val="6BB9012A"/>
    <w:rsid w:val="6BE54CAF"/>
    <w:rsid w:val="6BF03ABC"/>
    <w:rsid w:val="6BFD6ED0"/>
    <w:rsid w:val="6C0F6423"/>
    <w:rsid w:val="6C125B63"/>
    <w:rsid w:val="6C4E2743"/>
    <w:rsid w:val="6CD30336"/>
    <w:rsid w:val="6CFA4506"/>
    <w:rsid w:val="6D0709ED"/>
    <w:rsid w:val="6D0D19FF"/>
    <w:rsid w:val="6D3D5952"/>
    <w:rsid w:val="6D5241C3"/>
    <w:rsid w:val="6D6C6918"/>
    <w:rsid w:val="6DCF4B0E"/>
    <w:rsid w:val="6DD4391F"/>
    <w:rsid w:val="6E1E6696"/>
    <w:rsid w:val="6E3972EE"/>
    <w:rsid w:val="6E3C63EA"/>
    <w:rsid w:val="6E672188"/>
    <w:rsid w:val="6E6A4A1B"/>
    <w:rsid w:val="6E7C1109"/>
    <w:rsid w:val="6E976CE9"/>
    <w:rsid w:val="6E9C4890"/>
    <w:rsid w:val="6EA8123E"/>
    <w:rsid w:val="6ECD6495"/>
    <w:rsid w:val="6EF924EE"/>
    <w:rsid w:val="6F1C677C"/>
    <w:rsid w:val="6F251EAB"/>
    <w:rsid w:val="6F8152AF"/>
    <w:rsid w:val="6FB90F7F"/>
    <w:rsid w:val="6FC26CFA"/>
    <w:rsid w:val="6FCA72D7"/>
    <w:rsid w:val="702A0F44"/>
    <w:rsid w:val="70806916"/>
    <w:rsid w:val="708938E6"/>
    <w:rsid w:val="70A52D89"/>
    <w:rsid w:val="70B66034"/>
    <w:rsid w:val="70BA209B"/>
    <w:rsid w:val="70BF1161"/>
    <w:rsid w:val="70E725C1"/>
    <w:rsid w:val="70FD7846"/>
    <w:rsid w:val="71003E03"/>
    <w:rsid w:val="711B52B0"/>
    <w:rsid w:val="711F6355"/>
    <w:rsid w:val="71263D8B"/>
    <w:rsid w:val="71610F4B"/>
    <w:rsid w:val="716C14C3"/>
    <w:rsid w:val="716E75EC"/>
    <w:rsid w:val="717404D7"/>
    <w:rsid w:val="71745D85"/>
    <w:rsid w:val="71D56048"/>
    <w:rsid w:val="71DB6135"/>
    <w:rsid w:val="71F319B3"/>
    <w:rsid w:val="72084664"/>
    <w:rsid w:val="720A3430"/>
    <w:rsid w:val="72307E20"/>
    <w:rsid w:val="72735FD6"/>
    <w:rsid w:val="727E5FA9"/>
    <w:rsid w:val="729233C9"/>
    <w:rsid w:val="72A23FE8"/>
    <w:rsid w:val="72DD5385"/>
    <w:rsid w:val="73081866"/>
    <w:rsid w:val="732F7BF9"/>
    <w:rsid w:val="7346511E"/>
    <w:rsid w:val="73A62397"/>
    <w:rsid w:val="73C92046"/>
    <w:rsid w:val="74002E11"/>
    <w:rsid w:val="743E234A"/>
    <w:rsid w:val="748E11D6"/>
    <w:rsid w:val="74AA2B58"/>
    <w:rsid w:val="74E2359E"/>
    <w:rsid w:val="74E750BA"/>
    <w:rsid w:val="75013841"/>
    <w:rsid w:val="752C1005"/>
    <w:rsid w:val="7557193C"/>
    <w:rsid w:val="758E1B1E"/>
    <w:rsid w:val="760904FB"/>
    <w:rsid w:val="764A4D39"/>
    <w:rsid w:val="76B5520B"/>
    <w:rsid w:val="76DD78AF"/>
    <w:rsid w:val="76E64F0B"/>
    <w:rsid w:val="77341C97"/>
    <w:rsid w:val="773E6754"/>
    <w:rsid w:val="778B7CF3"/>
    <w:rsid w:val="77BA6A53"/>
    <w:rsid w:val="77C37E75"/>
    <w:rsid w:val="77EC23BB"/>
    <w:rsid w:val="77F35BCD"/>
    <w:rsid w:val="78021A8A"/>
    <w:rsid w:val="78222F4D"/>
    <w:rsid w:val="7826330B"/>
    <w:rsid w:val="783362D0"/>
    <w:rsid w:val="78366346"/>
    <w:rsid w:val="78566590"/>
    <w:rsid w:val="788D7B2B"/>
    <w:rsid w:val="78C620C3"/>
    <w:rsid w:val="78EB4FC1"/>
    <w:rsid w:val="78F2041B"/>
    <w:rsid w:val="78F77BD4"/>
    <w:rsid w:val="79121522"/>
    <w:rsid w:val="79207B6A"/>
    <w:rsid w:val="79374425"/>
    <w:rsid w:val="793C5536"/>
    <w:rsid w:val="79816A04"/>
    <w:rsid w:val="79966F14"/>
    <w:rsid w:val="79A84266"/>
    <w:rsid w:val="79E525E3"/>
    <w:rsid w:val="79F35689"/>
    <w:rsid w:val="7A333622"/>
    <w:rsid w:val="7A3660FB"/>
    <w:rsid w:val="7A557F54"/>
    <w:rsid w:val="7A5726DF"/>
    <w:rsid w:val="7AC20C81"/>
    <w:rsid w:val="7AC45701"/>
    <w:rsid w:val="7AD46AE5"/>
    <w:rsid w:val="7AE916F6"/>
    <w:rsid w:val="7AFE42ED"/>
    <w:rsid w:val="7B1B0B01"/>
    <w:rsid w:val="7B516C55"/>
    <w:rsid w:val="7B901BDE"/>
    <w:rsid w:val="7B974544"/>
    <w:rsid w:val="7BAF3F09"/>
    <w:rsid w:val="7BB311DF"/>
    <w:rsid w:val="7C2A1CA2"/>
    <w:rsid w:val="7C2A324F"/>
    <w:rsid w:val="7C4C370B"/>
    <w:rsid w:val="7C7041E2"/>
    <w:rsid w:val="7C7D2CEB"/>
    <w:rsid w:val="7C853F15"/>
    <w:rsid w:val="7C971C35"/>
    <w:rsid w:val="7CC85C08"/>
    <w:rsid w:val="7CDE1777"/>
    <w:rsid w:val="7D22674A"/>
    <w:rsid w:val="7D2B1582"/>
    <w:rsid w:val="7D483994"/>
    <w:rsid w:val="7D5967A1"/>
    <w:rsid w:val="7D720DDC"/>
    <w:rsid w:val="7DC21C06"/>
    <w:rsid w:val="7DE30BBE"/>
    <w:rsid w:val="7E2F6D9A"/>
    <w:rsid w:val="7E302183"/>
    <w:rsid w:val="7E3B18B6"/>
    <w:rsid w:val="7E515F56"/>
    <w:rsid w:val="7E5E0585"/>
    <w:rsid w:val="7E5E0712"/>
    <w:rsid w:val="7E6A57DC"/>
    <w:rsid w:val="7E77479F"/>
    <w:rsid w:val="7E7D732D"/>
    <w:rsid w:val="7ECC1F59"/>
    <w:rsid w:val="7ED8640F"/>
    <w:rsid w:val="7EE01357"/>
    <w:rsid w:val="7EFD05CD"/>
    <w:rsid w:val="7F087D5A"/>
    <w:rsid w:val="7F0D465E"/>
    <w:rsid w:val="7F150B4B"/>
    <w:rsid w:val="7F2322EF"/>
    <w:rsid w:val="7F491B95"/>
    <w:rsid w:val="7F6A3ABA"/>
    <w:rsid w:val="7F833D10"/>
    <w:rsid w:val="7FAB6C3F"/>
    <w:rsid w:val="7FD450EA"/>
    <w:rsid w:val="7FE26F0B"/>
    <w:rsid w:val="7FF05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B050142-6103-4693-B2EF-F6EA8AC39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uiPriority="35" w:qFormat="1"/>
    <w:lsdException w:name="Title" w:qFormat="1"/>
    <w:lsdException w:name="Default Paragraph Font" w:semiHidden="1" w:qFormat="1"/>
    <w:lsdException w:name="Subtitle" w:qFormat="1"/>
    <w:lsdException w:name="Note Heading"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jc w:val="both"/>
      <w:textAlignment w:val="baseline"/>
    </w:pPr>
    <w:rPr>
      <w:kern w:val="2"/>
      <w:sz w:val="21"/>
      <w:szCs w:val="21"/>
    </w:rPr>
  </w:style>
  <w:style w:type="paragraph" w:styleId="1">
    <w:name w:val="heading 1"/>
    <w:next w:val="a"/>
    <w:uiPriority w:val="9"/>
    <w:qFormat/>
    <w:pPr>
      <w:keepNext/>
      <w:widowControl w:val="0"/>
      <w:numPr>
        <w:numId w:val="1"/>
      </w:numPr>
      <w:adjustRightInd w:val="0"/>
      <w:spacing w:beforeLines="50" w:before="120" w:afterLines="50" w:after="120" w:line="360" w:lineRule="exact"/>
      <w:jc w:val="center"/>
      <w:textAlignment w:val="baseline"/>
      <w:outlineLvl w:val="0"/>
    </w:pPr>
    <w:rPr>
      <w:rFonts w:ascii="Arial" w:eastAsia="黑体" w:hAnsi="Arial" w:cs="Arial"/>
      <w:bCs/>
      <w:iCs/>
      <w:kern w:val="2"/>
      <w:sz w:val="28"/>
      <w:szCs w:val="28"/>
    </w:rPr>
  </w:style>
  <w:style w:type="paragraph" w:styleId="2">
    <w:name w:val="heading 2"/>
    <w:next w:val="a0"/>
    <w:uiPriority w:val="9"/>
    <w:qFormat/>
    <w:pPr>
      <w:keepNext/>
      <w:widowControl w:val="0"/>
      <w:adjustRightInd w:val="0"/>
      <w:spacing w:beforeLines="50" w:before="120" w:afterLines="50" w:after="120" w:line="360" w:lineRule="exact"/>
      <w:ind w:right="-1"/>
      <w:jc w:val="both"/>
      <w:textAlignment w:val="baseline"/>
      <w:outlineLvl w:val="1"/>
    </w:pPr>
    <w:rPr>
      <w:rFonts w:eastAsia="黑体"/>
      <w:bCs/>
      <w:iCs/>
      <w:kern w:val="2"/>
      <w:sz w:val="21"/>
      <w:szCs w:val="21"/>
    </w:rPr>
  </w:style>
  <w:style w:type="paragraph" w:styleId="3">
    <w:name w:val="heading 3"/>
    <w:next w:val="a"/>
    <w:qFormat/>
    <w:pPr>
      <w:keepNext/>
      <w:keepLines/>
      <w:widowControl w:val="0"/>
      <w:adjustRightInd w:val="0"/>
      <w:spacing w:beforeLines="50" w:before="120" w:afterLines="50" w:after="120" w:line="360" w:lineRule="exact"/>
      <w:ind w:firstLineChars="196" w:firstLine="412"/>
      <w:jc w:val="both"/>
      <w:textAlignment w:val="baseline"/>
      <w:outlineLvl w:val="2"/>
    </w:pPr>
    <w:rPr>
      <w:rFonts w:cs="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qFormat/>
    <w:pPr>
      <w:widowControl w:val="0"/>
      <w:adjustRightInd w:val="0"/>
      <w:ind w:firstLine="420"/>
      <w:jc w:val="both"/>
      <w:textAlignment w:val="baseline"/>
    </w:pPr>
    <w:rPr>
      <w:kern w:val="2"/>
      <w:sz w:val="21"/>
      <w:szCs w:val="21"/>
    </w:rPr>
  </w:style>
  <w:style w:type="paragraph" w:styleId="a4">
    <w:name w:val="Note Heading"/>
    <w:next w:val="a"/>
    <w:qFormat/>
    <w:pPr>
      <w:widowControl w:val="0"/>
      <w:adjustRightInd w:val="0"/>
      <w:jc w:val="center"/>
      <w:textAlignment w:val="baseline"/>
    </w:pPr>
    <w:rPr>
      <w:kern w:val="2"/>
      <w:sz w:val="21"/>
      <w:szCs w:val="21"/>
    </w:rPr>
  </w:style>
  <w:style w:type="paragraph" w:styleId="a5">
    <w:name w:val="caption"/>
    <w:next w:val="a"/>
    <w:link w:val="Char"/>
    <w:uiPriority w:val="35"/>
    <w:qFormat/>
    <w:pPr>
      <w:keepNext/>
      <w:widowControl w:val="0"/>
      <w:spacing w:line="360" w:lineRule="exact"/>
      <w:jc w:val="center"/>
    </w:pPr>
    <w:rPr>
      <w:rFonts w:ascii="黑体" w:hAnsi="黑体"/>
      <w:kern w:val="2"/>
      <w:sz w:val="18"/>
      <w:szCs w:val="18"/>
    </w:rPr>
  </w:style>
  <w:style w:type="paragraph" w:styleId="30">
    <w:name w:val="toc 3"/>
    <w:next w:val="a"/>
    <w:uiPriority w:val="39"/>
    <w:qFormat/>
    <w:pPr>
      <w:widowControl w:val="0"/>
      <w:adjustRightInd w:val="0"/>
      <w:ind w:leftChars="400" w:left="840"/>
      <w:jc w:val="both"/>
      <w:textAlignment w:val="baseline"/>
    </w:pPr>
    <w:rPr>
      <w:kern w:val="2"/>
      <w:sz w:val="21"/>
      <w:szCs w:val="21"/>
    </w:rPr>
  </w:style>
  <w:style w:type="paragraph" w:styleId="a6">
    <w:name w:val="footer"/>
    <w:qFormat/>
    <w:pPr>
      <w:widowControl w:val="0"/>
      <w:tabs>
        <w:tab w:val="center" w:pos="4153"/>
        <w:tab w:val="right" w:pos="8306"/>
      </w:tabs>
      <w:adjustRightInd w:val="0"/>
      <w:textAlignment w:val="baseline"/>
    </w:pPr>
    <w:rPr>
      <w:kern w:val="2"/>
      <w:sz w:val="18"/>
      <w:szCs w:val="18"/>
    </w:rPr>
  </w:style>
  <w:style w:type="paragraph" w:styleId="a7">
    <w:name w:val="header"/>
    <w:qFormat/>
    <w:pPr>
      <w:widowControl w:val="0"/>
      <w:pBdr>
        <w:bottom w:val="single" w:sz="6" w:space="1" w:color="auto"/>
      </w:pBdr>
      <w:tabs>
        <w:tab w:val="center" w:pos="4153"/>
        <w:tab w:val="right" w:pos="8306"/>
      </w:tabs>
      <w:adjustRightInd w:val="0"/>
      <w:jc w:val="center"/>
      <w:textAlignment w:val="baseline"/>
    </w:pPr>
    <w:rPr>
      <w:kern w:val="2"/>
      <w:sz w:val="18"/>
      <w:szCs w:val="18"/>
    </w:rPr>
  </w:style>
  <w:style w:type="paragraph" w:styleId="10">
    <w:name w:val="toc 1"/>
    <w:next w:val="a"/>
    <w:uiPriority w:val="39"/>
    <w:qFormat/>
    <w:pPr>
      <w:widowControl w:val="0"/>
      <w:adjustRightInd w:val="0"/>
      <w:jc w:val="both"/>
      <w:textAlignment w:val="baseline"/>
    </w:pPr>
    <w:rPr>
      <w:kern w:val="2"/>
      <w:sz w:val="21"/>
      <w:szCs w:val="21"/>
    </w:rPr>
  </w:style>
  <w:style w:type="paragraph" w:styleId="20">
    <w:name w:val="toc 2"/>
    <w:next w:val="a"/>
    <w:uiPriority w:val="39"/>
    <w:qFormat/>
    <w:pPr>
      <w:widowControl w:val="0"/>
      <w:tabs>
        <w:tab w:val="left" w:pos="840"/>
        <w:tab w:val="right" w:leader="dot" w:pos="8778"/>
      </w:tabs>
      <w:adjustRightInd w:val="0"/>
      <w:ind w:leftChars="200" w:left="420"/>
      <w:jc w:val="both"/>
      <w:textAlignment w:val="baseline"/>
    </w:pPr>
    <w:rPr>
      <w:kern w:val="2"/>
      <w:sz w:val="21"/>
      <w:szCs w:val="21"/>
    </w:rPr>
  </w:style>
  <w:style w:type="paragraph" w:customStyle="1" w:styleId="a8">
    <w:name w:val="论文正文"/>
    <w:qFormat/>
    <w:pPr>
      <w:widowControl w:val="0"/>
      <w:adjustRightInd w:val="0"/>
      <w:spacing w:line="360" w:lineRule="exact"/>
      <w:jc w:val="both"/>
      <w:textAlignment w:val="baseline"/>
    </w:pPr>
    <w:rPr>
      <w:kern w:val="2"/>
      <w:sz w:val="21"/>
      <w:szCs w:val="21"/>
    </w:rPr>
  </w:style>
  <w:style w:type="paragraph" w:customStyle="1" w:styleId="31">
    <w:name w:val="标题3"/>
    <w:qFormat/>
    <w:pPr>
      <w:keepNext/>
      <w:keepLines/>
      <w:widowControl w:val="0"/>
      <w:adjustRightInd w:val="0"/>
      <w:spacing w:beforeLines="50" w:before="120" w:afterLines="50" w:after="120" w:line="360" w:lineRule="exact"/>
      <w:ind w:firstLineChars="196" w:firstLine="412"/>
      <w:jc w:val="both"/>
      <w:textAlignment w:val="baseline"/>
      <w:outlineLvl w:val="2"/>
    </w:pPr>
    <w:rPr>
      <w:rFonts w:cs="Arial"/>
      <w:b/>
      <w:bCs/>
      <w:kern w:val="2"/>
      <w:sz w:val="21"/>
      <w:szCs w:val="21"/>
    </w:rPr>
  </w:style>
  <w:style w:type="character" w:customStyle="1" w:styleId="Char">
    <w:name w:val="题注 Char"/>
    <w:link w:val="a5"/>
    <w:uiPriority w:val="35"/>
    <w:qFormat/>
    <w:rPr>
      <w:rFonts w:ascii="黑体" w:eastAsia="宋体" w:hAnsi="黑体"/>
      <w:kern w:val="2"/>
      <w:sz w:val="18"/>
      <w:szCs w:val="18"/>
      <w:lang w:val="en-US" w:eastAsia="zh-CN" w:bidi="ar-SA"/>
    </w:rPr>
  </w:style>
  <w:style w:type="paragraph" w:styleId="a9">
    <w:name w:val="Balloon Text"/>
    <w:basedOn w:val="a"/>
    <w:link w:val="Char0"/>
    <w:rsid w:val="006117A3"/>
    <w:rPr>
      <w:sz w:val="18"/>
      <w:szCs w:val="18"/>
    </w:rPr>
  </w:style>
  <w:style w:type="character" w:customStyle="1" w:styleId="Char0">
    <w:name w:val="批注框文本 Char"/>
    <w:basedOn w:val="a1"/>
    <w:link w:val="a9"/>
    <w:rsid w:val="006117A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s://baike.baidu.com/item/%E6%B5%8B%E8%AF%95%E7%94%A8%E4%BE%8B"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baike.baidu.com/item/%E6%9E%B6%E6%9E%84"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4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6536</Words>
  <Characters>37257</Characters>
  <Application>Microsoft Office Word</Application>
  <DocSecurity>0</DocSecurity>
  <Lines>310</Lines>
  <Paragraphs>87</Paragraphs>
  <ScaleCrop>false</ScaleCrop>
  <Company/>
  <LinksUpToDate>false</LinksUpToDate>
  <CharactersWithSpaces>43706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青卿</dc:creator>
  <cp:lastModifiedBy>Windows 用户</cp:lastModifiedBy>
  <cp:revision>3</cp:revision>
  <dcterms:created xsi:type="dcterms:W3CDTF">2021-05-09T13:27:00Z</dcterms:created>
  <dcterms:modified xsi:type="dcterms:W3CDTF">2021-05-23T22:35:00Z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5266F3824940483AA929F7DBED10C9ED</vt:lpwstr>
  </property>
</Properties>
</file>